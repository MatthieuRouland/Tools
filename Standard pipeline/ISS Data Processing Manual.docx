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3F3A3F" w14:textId="7ECB8D32" w:rsidR="00144027" w:rsidRPr="007A3E4D" w:rsidRDefault="00144027" w:rsidP="00144027">
      <w:pPr>
        <w:rPr>
          <w:rFonts w:ascii="Helvetica" w:hAnsi="Helvetica" w:cs="Helvetica"/>
        </w:rPr>
      </w:pPr>
    </w:p>
    <w:p w14:paraId="632C1568" w14:textId="741BDEAB" w:rsidR="00144027" w:rsidRPr="007A3E4D" w:rsidRDefault="00144027" w:rsidP="00144027">
      <w:pPr>
        <w:rPr>
          <w:rFonts w:ascii="Helvetica" w:hAnsi="Helvetica" w:cs="Helvetica"/>
        </w:rPr>
      </w:pPr>
    </w:p>
    <w:p w14:paraId="40F97678" w14:textId="77777777" w:rsidR="00144027" w:rsidRPr="007A3E4D" w:rsidRDefault="00144027" w:rsidP="00144027">
      <w:pPr>
        <w:rPr>
          <w:rFonts w:ascii="Helvetica" w:hAnsi="Helvetica" w:cs="Helvetica"/>
        </w:rPr>
      </w:pPr>
    </w:p>
    <w:p w14:paraId="1F7B486E" w14:textId="50C50D33" w:rsidR="00A74FF8" w:rsidRPr="007A3E4D" w:rsidRDefault="00F0293B" w:rsidP="00A74FF8">
      <w:pPr>
        <w:pStyle w:val="Title"/>
        <w:jc w:val="center"/>
        <w:rPr>
          <w:rFonts w:ascii="Helvetica" w:hAnsi="Helvetica" w:cs="Helvetica"/>
          <w:b/>
          <w:sz w:val="48"/>
          <w:szCs w:val="48"/>
        </w:rPr>
      </w:pPr>
      <w:r w:rsidRPr="007A3E4D">
        <w:rPr>
          <w:rFonts w:ascii="Helvetica" w:hAnsi="Helvetica" w:cs="Helvetica"/>
          <w:b/>
          <w:sz w:val="48"/>
          <w:szCs w:val="48"/>
        </w:rPr>
        <w:t>ISS Data Analysis Manual</w:t>
      </w:r>
    </w:p>
    <w:p w14:paraId="2E13604B" w14:textId="77777777" w:rsidR="00A74FF8" w:rsidRPr="007A3E4D" w:rsidRDefault="00A74FF8" w:rsidP="00144027">
      <w:pPr>
        <w:pStyle w:val="Subtitle"/>
        <w:jc w:val="center"/>
        <w:rPr>
          <w:rFonts w:ascii="Helvetica" w:hAnsi="Helvetica" w:cs="Helvetica"/>
          <w:color w:val="000000" w:themeColor="text1"/>
          <w:sz w:val="28"/>
          <w:szCs w:val="28"/>
        </w:rPr>
      </w:pPr>
    </w:p>
    <w:p w14:paraId="0E7E7B6F" w14:textId="79FAEE56" w:rsidR="00A74FF8" w:rsidRPr="007A3E4D" w:rsidRDefault="00A74FF8" w:rsidP="00144027">
      <w:pPr>
        <w:pStyle w:val="Subtitle"/>
        <w:jc w:val="center"/>
        <w:rPr>
          <w:rFonts w:ascii="Helvetica" w:hAnsi="Helvetica" w:cs="Helvetica"/>
          <w:color w:val="000000" w:themeColor="text1"/>
          <w:sz w:val="28"/>
          <w:szCs w:val="28"/>
        </w:rPr>
      </w:pPr>
    </w:p>
    <w:p w14:paraId="642DBE9D" w14:textId="77777777" w:rsidR="00A74FF8" w:rsidRPr="007A3E4D" w:rsidRDefault="008B72FA" w:rsidP="00144027">
      <w:pPr>
        <w:pStyle w:val="Subtitle"/>
        <w:jc w:val="center"/>
        <w:rPr>
          <w:rFonts w:ascii="Helvetica" w:hAnsi="Helvetica" w:cs="Helvetica"/>
          <w:color w:val="000000" w:themeColor="text1"/>
          <w:sz w:val="28"/>
          <w:szCs w:val="28"/>
        </w:rPr>
      </w:pPr>
      <w:r>
        <w:rPr>
          <w:rFonts w:ascii="Helvetica" w:hAnsi="Helvetica" w:cs="Helvetica"/>
          <w:color w:val="000000" w:themeColor="text1"/>
          <w:sz w:val="28"/>
          <w:szCs w:val="28"/>
        </w:rPr>
        <w:pict w14:anchorId="3527C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8pt;height:273.8pt">
            <v:imagedata r:id="rId8" o:title="bcqsa"/>
          </v:shape>
        </w:pict>
      </w:r>
    </w:p>
    <w:p w14:paraId="1CC8BBA3" w14:textId="77777777" w:rsidR="000A3B28" w:rsidRPr="007A3E4D" w:rsidRDefault="000A3B28" w:rsidP="00144027">
      <w:pPr>
        <w:pStyle w:val="Subtitle"/>
        <w:jc w:val="center"/>
        <w:rPr>
          <w:rFonts w:ascii="Helvetica" w:hAnsi="Helvetica" w:cs="Helvetica"/>
          <w:color w:val="000000" w:themeColor="text1"/>
          <w:sz w:val="28"/>
          <w:szCs w:val="28"/>
        </w:rPr>
      </w:pPr>
    </w:p>
    <w:p w14:paraId="0B6B3B4E" w14:textId="77777777" w:rsidR="000A3B28" w:rsidRPr="007A3E4D" w:rsidRDefault="000A3B28" w:rsidP="00144027">
      <w:pPr>
        <w:pStyle w:val="Subtitle"/>
        <w:jc w:val="center"/>
        <w:rPr>
          <w:rFonts w:ascii="Helvetica" w:hAnsi="Helvetica" w:cs="Helvetica"/>
          <w:color w:val="000000" w:themeColor="text1"/>
          <w:sz w:val="28"/>
          <w:szCs w:val="28"/>
        </w:rPr>
      </w:pPr>
    </w:p>
    <w:p w14:paraId="387B92E4" w14:textId="77777777" w:rsidR="002C1EBD" w:rsidRDefault="002C1EBD" w:rsidP="00BB1FC4">
      <w:pPr>
        <w:pStyle w:val="Subtitle"/>
        <w:rPr>
          <w:rFonts w:ascii="Helvetica" w:hAnsi="Helvetica" w:cs="Helvetica"/>
          <w:b/>
          <w:color w:val="000000" w:themeColor="text1"/>
          <w:sz w:val="28"/>
          <w:szCs w:val="28"/>
        </w:rPr>
      </w:pPr>
    </w:p>
    <w:p w14:paraId="35A266A9" w14:textId="77777777" w:rsidR="002C1EBD" w:rsidRDefault="002C1EBD" w:rsidP="00BB1FC4">
      <w:pPr>
        <w:pStyle w:val="Subtitle"/>
        <w:rPr>
          <w:rFonts w:ascii="Helvetica" w:hAnsi="Helvetica" w:cs="Helvetica"/>
          <w:b/>
          <w:color w:val="000000" w:themeColor="text1"/>
          <w:sz w:val="28"/>
          <w:szCs w:val="28"/>
        </w:rPr>
      </w:pPr>
    </w:p>
    <w:p w14:paraId="18C90413" w14:textId="17F46515" w:rsidR="002235AF" w:rsidRPr="00D6165A" w:rsidRDefault="003F4ED5" w:rsidP="003F4ED5">
      <w:pPr>
        <w:pStyle w:val="Subtitle"/>
        <w:rPr>
          <w:rFonts w:ascii="Helvetica" w:hAnsi="Helvetica" w:cs="Helvetica"/>
          <w:b/>
          <w:color w:val="000000" w:themeColor="text1"/>
          <w:sz w:val="28"/>
          <w:szCs w:val="28"/>
        </w:rPr>
      </w:pPr>
      <w:r w:rsidRPr="00D6165A">
        <w:rPr>
          <w:rFonts w:ascii="Helvetica" w:hAnsi="Helvetica" w:cs="Helvetica"/>
          <w:b/>
          <w:color w:val="000000" w:themeColor="text1"/>
          <w:sz w:val="28"/>
          <w:szCs w:val="28"/>
        </w:rPr>
        <w:t>Olga Surova</w:t>
      </w:r>
      <w:r w:rsidR="0010487B">
        <w:rPr>
          <w:rFonts w:ascii="Helvetica" w:hAnsi="Helvetica" w:cs="Helvetica"/>
          <w:b/>
          <w:color w:val="000000" w:themeColor="text1"/>
          <w:sz w:val="28"/>
          <w:szCs w:val="28"/>
        </w:rPr>
        <w:t>,</w:t>
      </w:r>
      <w:r w:rsidRPr="00D6165A">
        <w:rPr>
          <w:rFonts w:ascii="Helvetica" w:hAnsi="Helvetica" w:cs="Helvetica"/>
          <w:b/>
          <w:bCs/>
          <w:color w:val="000000" w:themeColor="text1"/>
          <w:sz w:val="28"/>
          <w:szCs w:val="28"/>
        </w:rPr>
        <w:t xml:space="preserve"> </w:t>
      </w:r>
      <w:r w:rsidR="002235AF" w:rsidRPr="00D6165A">
        <w:rPr>
          <w:rFonts w:ascii="Helvetica" w:hAnsi="Helvetica" w:cs="Helvetica"/>
          <w:b/>
          <w:bCs/>
          <w:color w:val="000000" w:themeColor="text1"/>
          <w:sz w:val="28"/>
          <w:szCs w:val="28"/>
        </w:rPr>
        <w:t>Sergio Marco Salas</w:t>
      </w:r>
      <w:r w:rsidR="00BB1FC4" w:rsidRPr="00D6165A">
        <w:rPr>
          <w:rFonts w:ascii="Helvetica" w:hAnsi="Helvetica" w:cs="Helvetica"/>
          <w:b/>
          <w:bCs/>
          <w:color w:val="000000" w:themeColor="text1"/>
          <w:sz w:val="28"/>
          <w:szCs w:val="28"/>
        </w:rPr>
        <w:t xml:space="preserve">, </w:t>
      </w:r>
      <w:r w:rsidR="00D6165A" w:rsidRPr="00D6165A">
        <w:rPr>
          <w:rFonts w:ascii="Helvetica" w:hAnsi="Helvetica" w:cs="Helvetica"/>
          <w:b/>
          <w:bCs/>
          <w:color w:val="000000" w:themeColor="text1"/>
          <w:sz w:val="28"/>
          <w:szCs w:val="28"/>
        </w:rPr>
        <w:t xml:space="preserve">Erik Samuelsson, Xiaoyan Qian, </w:t>
      </w:r>
      <w:r>
        <w:rPr>
          <w:rFonts w:ascii="Helvetica" w:hAnsi="Helvetica" w:cs="Helvetica"/>
          <w:b/>
          <w:bCs/>
          <w:color w:val="000000" w:themeColor="text1"/>
          <w:sz w:val="28"/>
          <w:szCs w:val="28"/>
        </w:rPr>
        <w:t>Markus M. Hilscher, Christoffer Mattsson Langseth</w:t>
      </w:r>
      <w:r w:rsidR="00D6165A">
        <w:rPr>
          <w:rFonts w:ascii="Helvetica" w:hAnsi="Helvetica" w:cs="Helvetica"/>
          <w:b/>
          <w:bCs/>
          <w:color w:val="000000" w:themeColor="text1"/>
          <w:sz w:val="28"/>
          <w:szCs w:val="28"/>
        </w:rPr>
        <w:t xml:space="preserve">, </w:t>
      </w:r>
      <w:r>
        <w:rPr>
          <w:rFonts w:ascii="Helvetica" w:hAnsi="Helvetica" w:cs="Helvetica"/>
          <w:b/>
          <w:bCs/>
          <w:color w:val="000000" w:themeColor="text1"/>
          <w:sz w:val="28"/>
          <w:szCs w:val="28"/>
        </w:rPr>
        <w:t xml:space="preserve">Chika Yokota, </w:t>
      </w:r>
      <w:r w:rsidR="00BB1FC4" w:rsidRPr="00D6165A">
        <w:rPr>
          <w:rFonts w:ascii="Helvetica" w:hAnsi="Helvetica" w:cs="Helvetica"/>
          <w:b/>
          <w:bCs/>
          <w:color w:val="000000" w:themeColor="text1"/>
          <w:sz w:val="28"/>
          <w:szCs w:val="28"/>
        </w:rPr>
        <w:t xml:space="preserve">Daniel </w:t>
      </w:r>
      <w:r w:rsidR="00BB54A1" w:rsidRPr="00D6165A">
        <w:rPr>
          <w:rFonts w:ascii="Helvetica" w:hAnsi="Helvetica" w:cs="Helvetica"/>
          <w:b/>
          <w:bCs/>
          <w:color w:val="000000" w:themeColor="text1"/>
          <w:sz w:val="28"/>
          <w:szCs w:val="28"/>
        </w:rPr>
        <w:t>Gyllborg</w:t>
      </w:r>
    </w:p>
    <w:p w14:paraId="29640649" w14:textId="77777777" w:rsidR="00BB1FC4" w:rsidRPr="00D6165A" w:rsidRDefault="00BB1FC4" w:rsidP="00BB1FC4">
      <w:pPr>
        <w:pStyle w:val="Subtitle"/>
        <w:rPr>
          <w:rFonts w:ascii="Helvetica" w:hAnsi="Helvetica" w:cs="Helvetica"/>
          <w:color w:val="000000" w:themeColor="text1"/>
          <w:sz w:val="28"/>
          <w:szCs w:val="28"/>
        </w:rPr>
      </w:pPr>
    </w:p>
    <w:p w14:paraId="11A4DF05" w14:textId="77777777" w:rsidR="00BB1FC4" w:rsidRPr="00D6165A" w:rsidRDefault="00BB1FC4" w:rsidP="00BB1FC4">
      <w:pPr>
        <w:pStyle w:val="Subtitle"/>
        <w:rPr>
          <w:rFonts w:ascii="Helvetica" w:hAnsi="Helvetica" w:cs="Helvetica"/>
          <w:color w:val="000000" w:themeColor="text1"/>
          <w:sz w:val="28"/>
          <w:szCs w:val="28"/>
        </w:rPr>
      </w:pPr>
    </w:p>
    <w:p w14:paraId="299EE15E" w14:textId="77777777" w:rsidR="00BB1FC4" w:rsidRPr="00D6165A" w:rsidRDefault="00BB1FC4" w:rsidP="00BB1FC4">
      <w:pPr>
        <w:pStyle w:val="Subtitle"/>
        <w:jc w:val="center"/>
        <w:rPr>
          <w:rFonts w:ascii="Helvetica" w:hAnsi="Helvetica" w:cs="Helvetica"/>
          <w:color w:val="000000" w:themeColor="text1"/>
          <w:sz w:val="28"/>
          <w:szCs w:val="28"/>
        </w:rPr>
      </w:pPr>
    </w:p>
    <w:p w14:paraId="7DBC3C3E" w14:textId="77777777" w:rsidR="00BB1FC4" w:rsidRPr="00D6165A" w:rsidRDefault="00BB1FC4" w:rsidP="00BB1FC4">
      <w:pPr>
        <w:pStyle w:val="Subtitle"/>
        <w:jc w:val="center"/>
        <w:rPr>
          <w:rFonts w:ascii="Helvetica" w:hAnsi="Helvetica" w:cs="Helvetica"/>
          <w:color w:val="000000" w:themeColor="text1"/>
          <w:sz w:val="28"/>
          <w:szCs w:val="28"/>
        </w:rPr>
      </w:pPr>
    </w:p>
    <w:p w14:paraId="2123DBD6" w14:textId="4740F056" w:rsidR="00BA3199" w:rsidRPr="007A3E4D" w:rsidRDefault="00186545" w:rsidP="00BB1FC4">
      <w:pPr>
        <w:pStyle w:val="Subtitle"/>
        <w:jc w:val="center"/>
        <w:rPr>
          <w:rFonts w:ascii="Helvetica" w:hAnsi="Helvetica" w:cs="Helvetica"/>
          <w:b/>
          <w:color w:val="000000" w:themeColor="text1"/>
          <w:sz w:val="28"/>
          <w:szCs w:val="28"/>
        </w:rPr>
      </w:pPr>
      <w:r w:rsidRPr="007A3E4D">
        <w:rPr>
          <w:rFonts w:ascii="Helvetica" w:hAnsi="Helvetica" w:cs="Helvetica"/>
          <w:b/>
          <w:color w:val="000000" w:themeColor="text1"/>
          <w:sz w:val="28"/>
          <w:szCs w:val="28"/>
        </w:rPr>
        <w:t>September</w:t>
      </w:r>
      <w:r w:rsidR="00F0293B" w:rsidRPr="007A3E4D">
        <w:rPr>
          <w:rFonts w:ascii="Helvetica" w:hAnsi="Helvetica" w:cs="Helvetica"/>
          <w:b/>
          <w:color w:val="000000" w:themeColor="text1"/>
          <w:sz w:val="28"/>
          <w:szCs w:val="28"/>
        </w:rPr>
        <w:t>, 2019</w:t>
      </w:r>
    </w:p>
    <w:p w14:paraId="0601B0C4" w14:textId="77777777" w:rsidR="00BA3199" w:rsidRPr="007A3E4D" w:rsidRDefault="00BA3199" w:rsidP="00F0293B">
      <w:pPr>
        <w:pStyle w:val="NormalWeb"/>
        <w:rPr>
          <w:rFonts w:ascii="Helvetica" w:hAnsi="Helvetica" w:cs="Helvetica"/>
          <w:b/>
          <w:bCs/>
          <w:sz w:val="24"/>
          <w:szCs w:val="24"/>
        </w:rPr>
      </w:pPr>
    </w:p>
    <w:sdt>
      <w:sdtPr>
        <w:rPr>
          <w:rFonts w:ascii="Helvetica" w:eastAsiaTheme="minorEastAsia" w:hAnsi="Helvetica" w:cs="Helvetica"/>
          <w:b w:val="0"/>
          <w:bCs w:val="0"/>
          <w:smallCaps w:val="0"/>
          <w:color w:val="auto"/>
          <w:sz w:val="22"/>
          <w:szCs w:val="22"/>
          <w:lang w:val="es-ES"/>
        </w:rPr>
        <w:id w:val="-236240025"/>
        <w:docPartObj>
          <w:docPartGallery w:val="Table of Contents"/>
          <w:docPartUnique/>
        </w:docPartObj>
      </w:sdtPr>
      <w:sdtEndPr/>
      <w:sdtContent>
        <w:p w14:paraId="55F19697" w14:textId="57B55C18" w:rsidR="00144027" w:rsidRPr="007A3E4D" w:rsidRDefault="00144027">
          <w:pPr>
            <w:pStyle w:val="TOCHeading"/>
            <w:rPr>
              <w:rFonts w:ascii="Helvetica" w:hAnsi="Helvetica" w:cs="Helvetica"/>
            </w:rPr>
          </w:pPr>
          <w:r w:rsidRPr="007A3E4D">
            <w:rPr>
              <w:rFonts w:ascii="Helvetica" w:hAnsi="Helvetica" w:cs="Helvetica"/>
              <w:lang w:val="es-ES"/>
            </w:rPr>
            <w:t>General Index</w:t>
          </w:r>
        </w:p>
        <w:p w14:paraId="076EA767" w14:textId="0D9A0893" w:rsidR="00144027" w:rsidRPr="007A3E4D" w:rsidRDefault="00144027">
          <w:pPr>
            <w:pStyle w:val="TOC1"/>
            <w:tabs>
              <w:tab w:val="left" w:pos="440"/>
              <w:tab w:val="right" w:leader="dot" w:pos="9247"/>
            </w:tabs>
            <w:rPr>
              <w:rFonts w:ascii="Helvetica" w:hAnsi="Helvetica" w:cs="Helvetica"/>
              <w:noProof/>
              <w:lang w:val="en-GB" w:eastAsia="en-GB"/>
            </w:rPr>
          </w:pPr>
          <w:r w:rsidRPr="007A3E4D">
            <w:rPr>
              <w:rFonts w:ascii="Helvetica" w:hAnsi="Helvetica" w:cs="Helvetica"/>
            </w:rPr>
            <w:fldChar w:fldCharType="begin"/>
          </w:r>
          <w:r w:rsidRPr="007A3E4D">
            <w:rPr>
              <w:rFonts w:ascii="Helvetica" w:hAnsi="Helvetica" w:cs="Helvetica"/>
            </w:rPr>
            <w:instrText xml:space="preserve"> TOC \o "1-3" \h \z \u </w:instrText>
          </w:r>
          <w:r w:rsidRPr="007A3E4D">
            <w:rPr>
              <w:rFonts w:ascii="Helvetica" w:hAnsi="Helvetica" w:cs="Helvetica"/>
            </w:rPr>
            <w:fldChar w:fldCharType="separate"/>
          </w:r>
          <w:hyperlink w:anchor="_Toc20309917" w:history="1">
            <w:r w:rsidRPr="007A3E4D">
              <w:rPr>
                <w:rStyle w:val="Hyperlink"/>
                <w:rFonts w:ascii="Helvetica" w:hAnsi="Helvetica" w:cs="Helvetica"/>
                <w:noProof/>
              </w:rPr>
              <w:t>2</w:t>
            </w:r>
            <w:r w:rsidRPr="007A3E4D">
              <w:rPr>
                <w:rFonts w:ascii="Helvetica" w:hAnsi="Helvetica" w:cs="Helvetica"/>
                <w:noProof/>
                <w:lang w:val="en-GB" w:eastAsia="en-GB"/>
              </w:rPr>
              <w:tab/>
            </w:r>
            <w:r w:rsidRPr="007A3E4D">
              <w:rPr>
                <w:rStyle w:val="Hyperlink"/>
                <w:rFonts w:ascii="Helvetica" w:hAnsi="Helvetica" w:cs="Helvetica"/>
                <w:noProof/>
              </w:rPr>
              <w:t>Introduction to the pipelines</w:t>
            </w:r>
            <w:r w:rsidRPr="007A3E4D">
              <w:rPr>
                <w:rFonts w:ascii="Helvetica" w:hAnsi="Helvetica" w:cs="Helvetica"/>
                <w:noProof/>
                <w:webHidden/>
              </w:rPr>
              <w:tab/>
            </w:r>
            <w:r w:rsidRPr="007A3E4D">
              <w:rPr>
                <w:rFonts w:ascii="Helvetica" w:hAnsi="Helvetica" w:cs="Helvetica"/>
                <w:noProof/>
                <w:webHidden/>
              </w:rPr>
              <w:fldChar w:fldCharType="begin"/>
            </w:r>
            <w:r w:rsidRPr="007A3E4D">
              <w:rPr>
                <w:rFonts w:ascii="Helvetica" w:hAnsi="Helvetica" w:cs="Helvetica"/>
                <w:noProof/>
                <w:webHidden/>
              </w:rPr>
              <w:instrText xml:space="preserve"> PAGEREF _Toc20309917 \h </w:instrText>
            </w:r>
            <w:r w:rsidRPr="007A3E4D">
              <w:rPr>
                <w:rFonts w:ascii="Helvetica" w:hAnsi="Helvetica" w:cs="Helvetica"/>
                <w:noProof/>
                <w:webHidden/>
              </w:rPr>
            </w:r>
            <w:r w:rsidRPr="007A3E4D">
              <w:rPr>
                <w:rFonts w:ascii="Helvetica" w:hAnsi="Helvetica" w:cs="Helvetica"/>
                <w:noProof/>
                <w:webHidden/>
              </w:rPr>
              <w:fldChar w:fldCharType="separate"/>
            </w:r>
            <w:r w:rsidR="00BB1FC4" w:rsidRPr="007A3E4D">
              <w:rPr>
                <w:rFonts w:ascii="Helvetica" w:hAnsi="Helvetica" w:cs="Helvetica"/>
                <w:noProof/>
                <w:webHidden/>
              </w:rPr>
              <w:t>3</w:t>
            </w:r>
            <w:r w:rsidRPr="007A3E4D">
              <w:rPr>
                <w:rFonts w:ascii="Helvetica" w:hAnsi="Helvetica" w:cs="Helvetica"/>
                <w:noProof/>
                <w:webHidden/>
              </w:rPr>
              <w:fldChar w:fldCharType="end"/>
            </w:r>
          </w:hyperlink>
        </w:p>
        <w:p w14:paraId="3B18D41D" w14:textId="38838E01" w:rsidR="00144027" w:rsidRPr="007A3E4D" w:rsidRDefault="008B72FA">
          <w:pPr>
            <w:pStyle w:val="TOC1"/>
            <w:tabs>
              <w:tab w:val="left" w:pos="440"/>
              <w:tab w:val="right" w:leader="dot" w:pos="9247"/>
            </w:tabs>
            <w:rPr>
              <w:rFonts w:ascii="Helvetica" w:hAnsi="Helvetica" w:cs="Helvetica"/>
              <w:noProof/>
              <w:lang w:val="en-GB" w:eastAsia="en-GB"/>
            </w:rPr>
          </w:pPr>
          <w:hyperlink w:anchor="_Toc20309918" w:history="1">
            <w:r w:rsidR="00144027" w:rsidRPr="007A3E4D">
              <w:rPr>
                <w:rStyle w:val="Hyperlink"/>
                <w:rFonts w:ascii="Helvetica" w:hAnsi="Helvetica" w:cs="Helvetica"/>
                <w:noProof/>
              </w:rPr>
              <w:t>3</w:t>
            </w:r>
            <w:r w:rsidR="00144027" w:rsidRPr="007A3E4D">
              <w:rPr>
                <w:rFonts w:ascii="Helvetica" w:hAnsi="Helvetica" w:cs="Helvetica"/>
                <w:noProof/>
                <w:lang w:val="en-GB" w:eastAsia="en-GB"/>
              </w:rPr>
              <w:tab/>
            </w:r>
            <w:r w:rsidR="00144027" w:rsidRPr="007A3E4D">
              <w:rPr>
                <w:rStyle w:val="Hyperlink"/>
                <w:rFonts w:ascii="Helvetica" w:hAnsi="Helvetica" w:cs="Helvetica"/>
                <w:noProof/>
              </w:rPr>
              <w:t>Standard manual pipeline</w:t>
            </w:r>
            <w:r w:rsidR="00144027" w:rsidRPr="007A3E4D">
              <w:rPr>
                <w:rFonts w:ascii="Helvetica" w:hAnsi="Helvetica" w:cs="Helvetica"/>
                <w:noProof/>
                <w:webHidden/>
              </w:rPr>
              <w:tab/>
            </w:r>
            <w:r w:rsidR="00144027" w:rsidRPr="007A3E4D">
              <w:rPr>
                <w:rFonts w:ascii="Helvetica" w:hAnsi="Helvetica" w:cs="Helvetica"/>
                <w:noProof/>
                <w:webHidden/>
              </w:rPr>
              <w:fldChar w:fldCharType="begin"/>
            </w:r>
            <w:r w:rsidR="00144027" w:rsidRPr="007A3E4D">
              <w:rPr>
                <w:rFonts w:ascii="Helvetica" w:hAnsi="Helvetica" w:cs="Helvetica"/>
                <w:noProof/>
                <w:webHidden/>
              </w:rPr>
              <w:instrText xml:space="preserve"> PAGEREF _Toc20309918 \h </w:instrText>
            </w:r>
            <w:r w:rsidR="00144027" w:rsidRPr="007A3E4D">
              <w:rPr>
                <w:rFonts w:ascii="Helvetica" w:hAnsi="Helvetica" w:cs="Helvetica"/>
                <w:noProof/>
                <w:webHidden/>
              </w:rPr>
            </w:r>
            <w:r w:rsidR="00144027" w:rsidRPr="007A3E4D">
              <w:rPr>
                <w:rFonts w:ascii="Helvetica" w:hAnsi="Helvetica" w:cs="Helvetica"/>
                <w:noProof/>
                <w:webHidden/>
              </w:rPr>
              <w:fldChar w:fldCharType="separate"/>
            </w:r>
            <w:r w:rsidR="00BB1FC4" w:rsidRPr="007A3E4D">
              <w:rPr>
                <w:rFonts w:ascii="Helvetica" w:hAnsi="Helvetica" w:cs="Helvetica"/>
                <w:noProof/>
                <w:webHidden/>
              </w:rPr>
              <w:t>5</w:t>
            </w:r>
            <w:r w:rsidR="00144027" w:rsidRPr="007A3E4D">
              <w:rPr>
                <w:rFonts w:ascii="Helvetica" w:hAnsi="Helvetica" w:cs="Helvetica"/>
                <w:noProof/>
                <w:webHidden/>
              </w:rPr>
              <w:fldChar w:fldCharType="end"/>
            </w:r>
          </w:hyperlink>
        </w:p>
        <w:p w14:paraId="428E3121" w14:textId="4C5E8C8A" w:rsidR="00144027" w:rsidRPr="007A3E4D" w:rsidRDefault="008B72FA" w:rsidP="00E2240B">
          <w:pPr>
            <w:pStyle w:val="TOC2"/>
          </w:pPr>
          <w:hyperlink w:anchor="_Toc20309919" w:history="1">
            <w:r w:rsidR="00144027" w:rsidRPr="007A3E4D">
              <w:rPr>
                <w:rStyle w:val="Hyperlink"/>
              </w:rPr>
              <w:t>3.1</w:t>
            </w:r>
            <w:r w:rsidR="00144027" w:rsidRPr="007A3E4D">
              <w:tab/>
            </w:r>
            <w:r w:rsidR="00144027" w:rsidRPr="007A3E4D">
              <w:rPr>
                <w:rStyle w:val="Hyperlink"/>
              </w:rPr>
              <w:t>PART 1. Maximum Intensity Projection of a Z-stack and Stitching.</w:t>
            </w:r>
            <w:r w:rsidR="00144027" w:rsidRPr="007A3E4D">
              <w:rPr>
                <w:webHidden/>
              </w:rPr>
              <w:tab/>
            </w:r>
            <w:r w:rsidR="00144027" w:rsidRPr="007A3E4D">
              <w:rPr>
                <w:webHidden/>
              </w:rPr>
              <w:fldChar w:fldCharType="begin"/>
            </w:r>
            <w:r w:rsidR="00144027" w:rsidRPr="007A3E4D">
              <w:rPr>
                <w:webHidden/>
              </w:rPr>
              <w:instrText xml:space="preserve"> PAGEREF _Toc20309919 \h </w:instrText>
            </w:r>
            <w:r w:rsidR="00144027" w:rsidRPr="007A3E4D">
              <w:rPr>
                <w:webHidden/>
              </w:rPr>
            </w:r>
            <w:r w:rsidR="00144027" w:rsidRPr="007A3E4D">
              <w:rPr>
                <w:webHidden/>
              </w:rPr>
              <w:fldChar w:fldCharType="separate"/>
            </w:r>
            <w:r w:rsidR="00BB1FC4" w:rsidRPr="007A3E4D">
              <w:rPr>
                <w:webHidden/>
              </w:rPr>
              <w:t>5</w:t>
            </w:r>
            <w:r w:rsidR="00144027" w:rsidRPr="007A3E4D">
              <w:rPr>
                <w:webHidden/>
              </w:rPr>
              <w:fldChar w:fldCharType="end"/>
            </w:r>
          </w:hyperlink>
        </w:p>
        <w:p w14:paraId="63FF9B99" w14:textId="278C3E6F" w:rsidR="00144027" w:rsidRPr="007A3E4D" w:rsidRDefault="008B72FA" w:rsidP="00E2240B">
          <w:pPr>
            <w:pStyle w:val="TOC2"/>
          </w:pPr>
          <w:hyperlink w:anchor="_Toc20309920" w:history="1">
            <w:r w:rsidR="00144027" w:rsidRPr="007A3E4D">
              <w:rPr>
                <w:rStyle w:val="Hyperlink"/>
              </w:rPr>
              <w:t>3.2</w:t>
            </w:r>
            <w:r w:rsidR="00144027" w:rsidRPr="007A3E4D">
              <w:tab/>
            </w:r>
            <w:r w:rsidR="00144027" w:rsidRPr="007A3E4D">
              <w:rPr>
                <w:rStyle w:val="Hyperlink"/>
              </w:rPr>
              <w:t>PART 2. Automatic Image Registration with MATLAB.</w:t>
            </w:r>
            <w:r w:rsidR="00144027" w:rsidRPr="007A3E4D">
              <w:rPr>
                <w:webHidden/>
              </w:rPr>
              <w:tab/>
            </w:r>
            <w:r w:rsidR="00144027" w:rsidRPr="007A3E4D">
              <w:rPr>
                <w:webHidden/>
              </w:rPr>
              <w:fldChar w:fldCharType="begin"/>
            </w:r>
            <w:r w:rsidR="00144027" w:rsidRPr="007A3E4D">
              <w:rPr>
                <w:webHidden/>
              </w:rPr>
              <w:instrText xml:space="preserve"> PAGEREF _Toc20309920 \h </w:instrText>
            </w:r>
            <w:r w:rsidR="00144027" w:rsidRPr="007A3E4D">
              <w:rPr>
                <w:webHidden/>
              </w:rPr>
            </w:r>
            <w:r w:rsidR="00144027" w:rsidRPr="007A3E4D">
              <w:rPr>
                <w:webHidden/>
              </w:rPr>
              <w:fldChar w:fldCharType="separate"/>
            </w:r>
            <w:r w:rsidR="00BB1FC4" w:rsidRPr="007A3E4D">
              <w:rPr>
                <w:webHidden/>
              </w:rPr>
              <w:t>9</w:t>
            </w:r>
            <w:r w:rsidR="00144027" w:rsidRPr="007A3E4D">
              <w:rPr>
                <w:webHidden/>
              </w:rPr>
              <w:fldChar w:fldCharType="end"/>
            </w:r>
          </w:hyperlink>
        </w:p>
        <w:p w14:paraId="600129E7" w14:textId="2A95DF27" w:rsidR="00144027" w:rsidRPr="007A3E4D" w:rsidRDefault="008B72FA" w:rsidP="00E2240B">
          <w:pPr>
            <w:pStyle w:val="TOC2"/>
          </w:pPr>
          <w:hyperlink w:anchor="_Toc20309921" w:history="1">
            <w:r w:rsidR="00144027" w:rsidRPr="007A3E4D">
              <w:rPr>
                <w:rStyle w:val="Hyperlink"/>
              </w:rPr>
              <w:t>3.3</w:t>
            </w:r>
            <w:r w:rsidR="00144027" w:rsidRPr="007A3E4D">
              <w:tab/>
            </w:r>
            <w:r w:rsidR="00144027" w:rsidRPr="007A3E4D">
              <w:rPr>
                <w:rStyle w:val="Hyperlink"/>
              </w:rPr>
              <w:t>PART3. Image Tiling with MATLAB</w:t>
            </w:r>
            <w:r w:rsidR="00144027" w:rsidRPr="007A3E4D">
              <w:rPr>
                <w:webHidden/>
              </w:rPr>
              <w:tab/>
            </w:r>
            <w:r w:rsidR="00144027" w:rsidRPr="007A3E4D">
              <w:rPr>
                <w:webHidden/>
              </w:rPr>
              <w:fldChar w:fldCharType="begin"/>
            </w:r>
            <w:r w:rsidR="00144027" w:rsidRPr="007A3E4D">
              <w:rPr>
                <w:webHidden/>
              </w:rPr>
              <w:instrText xml:space="preserve"> PAGEREF _Toc20309921 \h </w:instrText>
            </w:r>
            <w:r w:rsidR="00144027" w:rsidRPr="007A3E4D">
              <w:rPr>
                <w:webHidden/>
              </w:rPr>
            </w:r>
            <w:r w:rsidR="00144027" w:rsidRPr="007A3E4D">
              <w:rPr>
                <w:webHidden/>
              </w:rPr>
              <w:fldChar w:fldCharType="separate"/>
            </w:r>
            <w:r w:rsidR="00BB1FC4" w:rsidRPr="007A3E4D">
              <w:rPr>
                <w:webHidden/>
              </w:rPr>
              <w:t>10</w:t>
            </w:r>
            <w:r w:rsidR="00144027" w:rsidRPr="007A3E4D">
              <w:rPr>
                <w:webHidden/>
              </w:rPr>
              <w:fldChar w:fldCharType="end"/>
            </w:r>
          </w:hyperlink>
        </w:p>
        <w:p w14:paraId="27B15D49" w14:textId="2A1AA75D" w:rsidR="00144027" w:rsidRPr="007A3E4D" w:rsidRDefault="008B72FA" w:rsidP="00E2240B">
          <w:pPr>
            <w:pStyle w:val="TOC2"/>
          </w:pPr>
          <w:hyperlink w:anchor="_Toc20309922" w:history="1">
            <w:r w:rsidR="00144027" w:rsidRPr="007A3E4D">
              <w:rPr>
                <w:rStyle w:val="Hyperlink"/>
              </w:rPr>
              <w:t>3.4</w:t>
            </w:r>
            <w:r w:rsidR="00144027" w:rsidRPr="007A3E4D">
              <w:tab/>
            </w:r>
            <w:r w:rsidR="00144027" w:rsidRPr="007A3E4D">
              <w:rPr>
                <w:rStyle w:val="Hyperlink"/>
              </w:rPr>
              <w:t>PART4. CellProfiler Image Analysis.</w:t>
            </w:r>
            <w:r w:rsidR="00144027" w:rsidRPr="007A3E4D">
              <w:rPr>
                <w:webHidden/>
              </w:rPr>
              <w:tab/>
            </w:r>
            <w:r w:rsidR="00144027" w:rsidRPr="007A3E4D">
              <w:rPr>
                <w:webHidden/>
              </w:rPr>
              <w:fldChar w:fldCharType="begin"/>
            </w:r>
            <w:r w:rsidR="00144027" w:rsidRPr="007A3E4D">
              <w:rPr>
                <w:webHidden/>
              </w:rPr>
              <w:instrText xml:space="preserve"> PAGEREF _Toc20309922 \h </w:instrText>
            </w:r>
            <w:r w:rsidR="00144027" w:rsidRPr="007A3E4D">
              <w:rPr>
                <w:webHidden/>
              </w:rPr>
            </w:r>
            <w:r w:rsidR="00144027" w:rsidRPr="007A3E4D">
              <w:rPr>
                <w:webHidden/>
              </w:rPr>
              <w:fldChar w:fldCharType="separate"/>
            </w:r>
            <w:r w:rsidR="00BB1FC4" w:rsidRPr="007A3E4D">
              <w:rPr>
                <w:webHidden/>
              </w:rPr>
              <w:t>12</w:t>
            </w:r>
            <w:r w:rsidR="00144027" w:rsidRPr="007A3E4D">
              <w:rPr>
                <w:webHidden/>
              </w:rPr>
              <w:fldChar w:fldCharType="end"/>
            </w:r>
          </w:hyperlink>
        </w:p>
        <w:p w14:paraId="5A546F3E" w14:textId="3E3985FC" w:rsidR="00144027" w:rsidRPr="007A3E4D" w:rsidRDefault="008B72FA" w:rsidP="00E2240B">
          <w:pPr>
            <w:pStyle w:val="TOC2"/>
          </w:pPr>
          <w:hyperlink w:anchor="_Toc20309923" w:history="1">
            <w:r w:rsidR="00144027" w:rsidRPr="007A3E4D">
              <w:rPr>
                <w:rStyle w:val="Hyperlink"/>
              </w:rPr>
              <w:t>3.5</w:t>
            </w:r>
            <w:r w:rsidR="00144027" w:rsidRPr="007A3E4D">
              <w:tab/>
            </w:r>
            <w:r w:rsidR="00144027" w:rsidRPr="007A3E4D">
              <w:rPr>
                <w:rStyle w:val="Hyperlink"/>
              </w:rPr>
              <w:t>PART5. Sequence Decoding – MATLAB</w:t>
            </w:r>
            <w:r w:rsidR="00144027" w:rsidRPr="007A3E4D">
              <w:rPr>
                <w:webHidden/>
              </w:rPr>
              <w:tab/>
            </w:r>
            <w:r w:rsidR="00144027" w:rsidRPr="007A3E4D">
              <w:rPr>
                <w:webHidden/>
              </w:rPr>
              <w:fldChar w:fldCharType="begin"/>
            </w:r>
            <w:r w:rsidR="00144027" w:rsidRPr="007A3E4D">
              <w:rPr>
                <w:webHidden/>
              </w:rPr>
              <w:instrText xml:space="preserve"> PAGEREF _Toc20309923 \h </w:instrText>
            </w:r>
            <w:r w:rsidR="00144027" w:rsidRPr="007A3E4D">
              <w:rPr>
                <w:webHidden/>
              </w:rPr>
            </w:r>
            <w:r w:rsidR="00144027" w:rsidRPr="007A3E4D">
              <w:rPr>
                <w:webHidden/>
              </w:rPr>
              <w:fldChar w:fldCharType="separate"/>
            </w:r>
            <w:r w:rsidR="00BB1FC4" w:rsidRPr="007A3E4D">
              <w:rPr>
                <w:webHidden/>
              </w:rPr>
              <w:t>15</w:t>
            </w:r>
            <w:r w:rsidR="00144027" w:rsidRPr="007A3E4D">
              <w:rPr>
                <w:webHidden/>
              </w:rPr>
              <w:fldChar w:fldCharType="end"/>
            </w:r>
          </w:hyperlink>
        </w:p>
        <w:p w14:paraId="743C806D" w14:textId="0D243DC5" w:rsidR="00144027" w:rsidRPr="007A3E4D" w:rsidRDefault="008B72FA">
          <w:pPr>
            <w:pStyle w:val="TOC3"/>
            <w:tabs>
              <w:tab w:val="left" w:pos="1320"/>
              <w:tab w:val="right" w:leader="dot" w:pos="9247"/>
            </w:tabs>
            <w:rPr>
              <w:rFonts w:ascii="Helvetica" w:hAnsi="Helvetica" w:cs="Helvetica"/>
              <w:noProof/>
              <w:lang w:val="en-GB" w:eastAsia="en-GB"/>
            </w:rPr>
          </w:pPr>
          <w:hyperlink w:anchor="_Toc20309924" w:history="1">
            <w:r w:rsidR="00144027" w:rsidRPr="007A3E4D">
              <w:rPr>
                <w:rStyle w:val="Hyperlink"/>
                <w:rFonts w:ascii="Helvetica" w:hAnsi="Helvetica" w:cs="Helvetica"/>
                <w:noProof/>
              </w:rPr>
              <w:t>3.5.1</w:t>
            </w:r>
            <w:r w:rsidR="00144027" w:rsidRPr="007A3E4D">
              <w:rPr>
                <w:rFonts w:ascii="Helvetica" w:hAnsi="Helvetica" w:cs="Helvetica"/>
                <w:noProof/>
                <w:lang w:val="en-GB" w:eastAsia="en-GB"/>
              </w:rPr>
              <w:tab/>
            </w:r>
            <w:r w:rsidR="00144027" w:rsidRPr="007A3E4D">
              <w:rPr>
                <w:rStyle w:val="Hyperlink"/>
                <w:rFonts w:ascii="Helvetica" w:hAnsi="Helvetica" w:cs="Helvetica"/>
                <w:noProof/>
              </w:rPr>
              <w:t>Marker Specifiers</w:t>
            </w:r>
            <w:r w:rsidR="00144027" w:rsidRPr="007A3E4D">
              <w:rPr>
                <w:rFonts w:ascii="Helvetica" w:hAnsi="Helvetica" w:cs="Helvetica"/>
                <w:noProof/>
                <w:webHidden/>
              </w:rPr>
              <w:tab/>
            </w:r>
            <w:r w:rsidR="00144027" w:rsidRPr="007A3E4D">
              <w:rPr>
                <w:rFonts w:ascii="Helvetica" w:hAnsi="Helvetica" w:cs="Helvetica"/>
                <w:noProof/>
                <w:webHidden/>
              </w:rPr>
              <w:fldChar w:fldCharType="begin"/>
            </w:r>
            <w:r w:rsidR="00144027" w:rsidRPr="007A3E4D">
              <w:rPr>
                <w:rFonts w:ascii="Helvetica" w:hAnsi="Helvetica" w:cs="Helvetica"/>
                <w:noProof/>
                <w:webHidden/>
              </w:rPr>
              <w:instrText xml:space="preserve"> PAGEREF _Toc20309924 \h </w:instrText>
            </w:r>
            <w:r w:rsidR="00144027" w:rsidRPr="007A3E4D">
              <w:rPr>
                <w:rFonts w:ascii="Helvetica" w:hAnsi="Helvetica" w:cs="Helvetica"/>
                <w:noProof/>
                <w:webHidden/>
              </w:rPr>
            </w:r>
            <w:r w:rsidR="00144027" w:rsidRPr="007A3E4D">
              <w:rPr>
                <w:rFonts w:ascii="Helvetica" w:hAnsi="Helvetica" w:cs="Helvetica"/>
                <w:noProof/>
                <w:webHidden/>
              </w:rPr>
              <w:fldChar w:fldCharType="separate"/>
            </w:r>
            <w:r w:rsidR="00BB1FC4" w:rsidRPr="007A3E4D">
              <w:rPr>
                <w:rFonts w:ascii="Helvetica" w:hAnsi="Helvetica" w:cs="Helvetica"/>
                <w:noProof/>
                <w:webHidden/>
              </w:rPr>
              <w:t>16</w:t>
            </w:r>
            <w:r w:rsidR="00144027" w:rsidRPr="007A3E4D">
              <w:rPr>
                <w:rFonts w:ascii="Helvetica" w:hAnsi="Helvetica" w:cs="Helvetica"/>
                <w:noProof/>
                <w:webHidden/>
              </w:rPr>
              <w:fldChar w:fldCharType="end"/>
            </w:r>
          </w:hyperlink>
        </w:p>
        <w:p w14:paraId="5017CCCF" w14:textId="53E4EB54" w:rsidR="00144027" w:rsidRPr="007A3E4D" w:rsidRDefault="008B72FA">
          <w:pPr>
            <w:pStyle w:val="TOC3"/>
            <w:tabs>
              <w:tab w:val="left" w:pos="1320"/>
              <w:tab w:val="right" w:leader="dot" w:pos="9247"/>
            </w:tabs>
            <w:rPr>
              <w:rFonts w:ascii="Helvetica" w:hAnsi="Helvetica" w:cs="Helvetica"/>
              <w:noProof/>
              <w:lang w:val="en-GB" w:eastAsia="en-GB"/>
            </w:rPr>
          </w:pPr>
          <w:hyperlink w:anchor="_Toc20309925" w:history="1">
            <w:r w:rsidR="00144027" w:rsidRPr="007A3E4D">
              <w:rPr>
                <w:rStyle w:val="Hyperlink"/>
                <w:rFonts w:ascii="Helvetica" w:hAnsi="Helvetica" w:cs="Helvetica"/>
                <w:noProof/>
              </w:rPr>
              <w:t>3.5.2</w:t>
            </w:r>
            <w:r w:rsidR="00144027" w:rsidRPr="007A3E4D">
              <w:rPr>
                <w:rFonts w:ascii="Helvetica" w:hAnsi="Helvetica" w:cs="Helvetica"/>
                <w:noProof/>
                <w:lang w:val="en-GB" w:eastAsia="en-GB"/>
              </w:rPr>
              <w:tab/>
            </w:r>
            <w:r w:rsidR="00144027" w:rsidRPr="007A3E4D">
              <w:rPr>
                <w:rStyle w:val="Hyperlink"/>
                <w:rFonts w:ascii="Helvetica" w:hAnsi="Helvetica" w:cs="Helvetica"/>
                <w:noProof/>
              </w:rPr>
              <w:t>Specifier</w:t>
            </w:r>
            <w:r w:rsidR="00144027" w:rsidRPr="007A3E4D">
              <w:rPr>
                <w:rFonts w:ascii="Helvetica" w:hAnsi="Helvetica" w:cs="Helvetica"/>
                <w:noProof/>
                <w:webHidden/>
              </w:rPr>
              <w:tab/>
            </w:r>
            <w:r w:rsidR="00144027" w:rsidRPr="007A3E4D">
              <w:rPr>
                <w:rFonts w:ascii="Helvetica" w:hAnsi="Helvetica" w:cs="Helvetica"/>
                <w:noProof/>
                <w:webHidden/>
              </w:rPr>
              <w:fldChar w:fldCharType="begin"/>
            </w:r>
            <w:r w:rsidR="00144027" w:rsidRPr="007A3E4D">
              <w:rPr>
                <w:rFonts w:ascii="Helvetica" w:hAnsi="Helvetica" w:cs="Helvetica"/>
                <w:noProof/>
                <w:webHidden/>
              </w:rPr>
              <w:instrText xml:space="preserve"> PAGEREF _Toc20309925 \h </w:instrText>
            </w:r>
            <w:r w:rsidR="00144027" w:rsidRPr="007A3E4D">
              <w:rPr>
                <w:rFonts w:ascii="Helvetica" w:hAnsi="Helvetica" w:cs="Helvetica"/>
                <w:noProof/>
                <w:webHidden/>
              </w:rPr>
            </w:r>
            <w:r w:rsidR="00144027" w:rsidRPr="007A3E4D">
              <w:rPr>
                <w:rFonts w:ascii="Helvetica" w:hAnsi="Helvetica" w:cs="Helvetica"/>
                <w:noProof/>
                <w:webHidden/>
              </w:rPr>
              <w:fldChar w:fldCharType="separate"/>
            </w:r>
            <w:r w:rsidR="00BB1FC4" w:rsidRPr="007A3E4D">
              <w:rPr>
                <w:rFonts w:ascii="Helvetica" w:hAnsi="Helvetica" w:cs="Helvetica"/>
                <w:noProof/>
                <w:webHidden/>
              </w:rPr>
              <w:t>16</w:t>
            </w:r>
            <w:r w:rsidR="00144027" w:rsidRPr="007A3E4D">
              <w:rPr>
                <w:rFonts w:ascii="Helvetica" w:hAnsi="Helvetica" w:cs="Helvetica"/>
                <w:noProof/>
                <w:webHidden/>
              </w:rPr>
              <w:fldChar w:fldCharType="end"/>
            </w:r>
          </w:hyperlink>
        </w:p>
        <w:p w14:paraId="3C18FABD" w14:textId="735E17BF" w:rsidR="00144027" w:rsidRPr="007A3E4D" w:rsidRDefault="008B72FA">
          <w:pPr>
            <w:pStyle w:val="TOC3"/>
            <w:tabs>
              <w:tab w:val="left" w:pos="1320"/>
              <w:tab w:val="right" w:leader="dot" w:pos="9247"/>
            </w:tabs>
            <w:rPr>
              <w:rFonts w:ascii="Helvetica" w:hAnsi="Helvetica" w:cs="Helvetica"/>
              <w:noProof/>
              <w:lang w:val="en-GB" w:eastAsia="en-GB"/>
            </w:rPr>
          </w:pPr>
          <w:hyperlink w:anchor="_Toc20309926" w:history="1">
            <w:r w:rsidR="00144027" w:rsidRPr="007A3E4D">
              <w:rPr>
                <w:rStyle w:val="Hyperlink"/>
                <w:rFonts w:ascii="Helvetica" w:hAnsi="Helvetica" w:cs="Helvetica"/>
                <w:noProof/>
              </w:rPr>
              <w:t>3.5.3</w:t>
            </w:r>
            <w:r w:rsidR="00144027" w:rsidRPr="007A3E4D">
              <w:rPr>
                <w:rFonts w:ascii="Helvetica" w:hAnsi="Helvetica" w:cs="Helvetica"/>
                <w:noProof/>
                <w:lang w:val="en-GB" w:eastAsia="en-GB"/>
              </w:rPr>
              <w:tab/>
            </w:r>
            <w:r w:rsidR="00144027" w:rsidRPr="007A3E4D">
              <w:rPr>
                <w:rStyle w:val="Hyperlink"/>
                <w:rFonts w:ascii="Helvetica" w:hAnsi="Helvetica" w:cs="Helvetica"/>
                <w:noProof/>
              </w:rPr>
              <w:t>Color Specifiers</w:t>
            </w:r>
            <w:r w:rsidR="00144027" w:rsidRPr="007A3E4D">
              <w:rPr>
                <w:rFonts w:ascii="Helvetica" w:hAnsi="Helvetica" w:cs="Helvetica"/>
                <w:noProof/>
                <w:webHidden/>
              </w:rPr>
              <w:tab/>
            </w:r>
            <w:r w:rsidR="00144027" w:rsidRPr="007A3E4D">
              <w:rPr>
                <w:rFonts w:ascii="Helvetica" w:hAnsi="Helvetica" w:cs="Helvetica"/>
                <w:noProof/>
                <w:webHidden/>
              </w:rPr>
              <w:fldChar w:fldCharType="begin"/>
            </w:r>
            <w:r w:rsidR="00144027" w:rsidRPr="007A3E4D">
              <w:rPr>
                <w:rFonts w:ascii="Helvetica" w:hAnsi="Helvetica" w:cs="Helvetica"/>
                <w:noProof/>
                <w:webHidden/>
              </w:rPr>
              <w:instrText xml:space="preserve"> PAGEREF _Toc20309926 \h </w:instrText>
            </w:r>
            <w:r w:rsidR="00144027" w:rsidRPr="007A3E4D">
              <w:rPr>
                <w:rFonts w:ascii="Helvetica" w:hAnsi="Helvetica" w:cs="Helvetica"/>
                <w:noProof/>
                <w:webHidden/>
              </w:rPr>
            </w:r>
            <w:r w:rsidR="00144027" w:rsidRPr="007A3E4D">
              <w:rPr>
                <w:rFonts w:ascii="Helvetica" w:hAnsi="Helvetica" w:cs="Helvetica"/>
                <w:noProof/>
                <w:webHidden/>
              </w:rPr>
              <w:fldChar w:fldCharType="separate"/>
            </w:r>
            <w:r w:rsidR="00BB1FC4" w:rsidRPr="007A3E4D">
              <w:rPr>
                <w:rFonts w:ascii="Helvetica" w:hAnsi="Helvetica" w:cs="Helvetica"/>
                <w:noProof/>
                <w:webHidden/>
              </w:rPr>
              <w:t>16</w:t>
            </w:r>
            <w:r w:rsidR="00144027" w:rsidRPr="007A3E4D">
              <w:rPr>
                <w:rFonts w:ascii="Helvetica" w:hAnsi="Helvetica" w:cs="Helvetica"/>
                <w:noProof/>
                <w:webHidden/>
              </w:rPr>
              <w:fldChar w:fldCharType="end"/>
            </w:r>
          </w:hyperlink>
        </w:p>
        <w:p w14:paraId="255800D3" w14:textId="5C7D9B9A" w:rsidR="00144027" w:rsidRPr="007A3E4D" w:rsidRDefault="008B72FA">
          <w:pPr>
            <w:pStyle w:val="TOC3"/>
            <w:tabs>
              <w:tab w:val="left" w:pos="1320"/>
              <w:tab w:val="right" w:leader="dot" w:pos="9247"/>
            </w:tabs>
            <w:rPr>
              <w:rFonts w:ascii="Helvetica" w:hAnsi="Helvetica" w:cs="Helvetica"/>
              <w:noProof/>
              <w:lang w:val="en-GB" w:eastAsia="en-GB"/>
            </w:rPr>
          </w:pPr>
          <w:hyperlink w:anchor="_Toc20309927" w:history="1">
            <w:r w:rsidR="00144027" w:rsidRPr="007A3E4D">
              <w:rPr>
                <w:rStyle w:val="Hyperlink"/>
                <w:rFonts w:ascii="Helvetica" w:hAnsi="Helvetica" w:cs="Helvetica"/>
                <w:noProof/>
              </w:rPr>
              <w:t>3.5.4</w:t>
            </w:r>
            <w:r w:rsidR="00144027" w:rsidRPr="007A3E4D">
              <w:rPr>
                <w:rFonts w:ascii="Helvetica" w:hAnsi="Helvetica" w:cs="Helvetica"/>
                <w:noProof/>
                <w:lang w:val="en-GB" w:eastAsia="en-GB"/>
              </w:rPr>
              <w:tab/>
            </w:r>
            <w:r w:rsidR="00144027" w:rsidRPr="007A3E4D">
              <w:rPr>
                <w:rStyle w:val="Hyperlink"/>
                <w:rFonts w:ascii="Helvetica" w:hAnsi="Helvetica" w:cs="Helvetica"/>
                <w:noProof/>
              </w:rPr>
              <w:t>Specifier</w:t>
            </w:r>
            <w:r w:rsidR="00144027" w:rsidRPr="007A3E4D">
              <w:rPr>
                <w:rFonts w:ascii="Helvetica" w:hAnsi="Helvetica" w:cs="Helvetica"/>
                <w:noProof/>
                <w:webHidden/>
              </w:rPr>
              <w:tab/>
            </w:r>
            <w:r w:rsidR="00144027" w:rsidRPr="007A3E4D">
              <w:rPr>
                <w:rFonts w:ascii="Helvetica" w:hAnsi="Helvetica" w:cs="Helvetica"/>
                <w:noProof/>
                <w:webHidden/>
              </w:rPr>
              <w:fldChar w:fldCharType="begin"/>
            </w:r>
            <w:r w:rsidR="00144027" w:rsidRPr="007A3E4D">
              <w:rPr>
                <w:rFonts w:ascii="Helvetica" w:hAnsi="Helvetica" w:cs="Helvetica"/>
                <w:noProof/>
                <w:webHidden/>
              </w:rPr>
              <w:instrText xml:space="preserve"> PAGEREF _Toc20309927 \h </w:instrText>
            </w:r>
            <w:r w:rsidR="00144027" w:rsidRPr="007A3E4D">
              <w:rPr>
                <w:rFonts w:ascii="Helvetica" w:hAnsi="Helvetica" w:cs="Helvetica"/>
                <w:noProof/>
                <w:webHidden/>
              </w:rPr>
            </w:r>
            <w:r w:rsidR="00144027" w:rsidRPr="007A3E4D">
              <w:rPr>
                <w:rFonts w:ascii="Helvetica" w:hAnsi="Helvetica" w:cs="Helvetica"/>
                <w:noProof/>
                <w:webHidden/>
              </w:rPr>
              <w:fldChar w:fldCharType="separate"/>
            </w:r>
            <w:r w:rsidR="00BB1FC4" w:rsidRPr="007A3E4D">
              <w:rPr>
                <w:rFonts w:ascii="Helvetica" w:hAnsi="Helvetica" w:cs="Helvetica"/>
                <w:noProof/>
                <w:webHidden/>
              </w:rPr>
              <w:t>16</w:t>
            </w:r>
            <w:r w:rsidR="00144027" w:rsidRPr="007A3E4D">
              <w:rPr>
                <w:rFonts w:ascii="Helvetica" w:hAnsi="Helvetica" w:cs="Helvetica"/>
                <w:noProof/>
                <w:webHidden/>
              </w:rPr>
              <w:fldChar w:fldCharType="end"/>
            </w:r>
          </w:hyperlink>
        </w:p>
        <w:p w14:paraId="3C24622A" w14:textId="4EC69669" w:rsidR="00144027" w:rsidRPr="007A3E4D" w:rsidRDefault="008B72FA" w:rsidP="00E2240B">
          <w:pPr>
            <w:pStyle w:val="TOC2"/>
          </w:pPr>
          <w:hyperlink w:anchor="_Toc20309928" w:history="1">
            <w:r w:rsidR="00144027" w:rsidRPr="007A3E4D">
              <w:rPr>
                <w:rStyle w:val="Hyperlink"/>
              </w:rPr>
              <w:t>3.6</w:t>
            </w:r>
            <w:r w:rsidR="00144027" w:rsidRPr="007A3E4D">
              <w:tab/>
            </w:r>
            <w:r w:rsidR="00144027" w:rsidRPr="007A3E4D">
              <w:rPr>
                <w:rStyle w:val="Hyperlink"/>
              </w:rPr>
              <w:t>PART6. Threshold Sequencing– MATLAB</w:t>
            </w:r>
            <w:r w:rsidR="00144027" w:rsidRPr="007A3E4D">
              <w:rPr>
                <w:webHidden/>
              </w:rPr>
              <w:tab/>
            </w:r>
            <w:r w:rsidR="00144027" w:rsidRPr="007A3E4D">
              <w:rPr>
                <w:webHidden/>
              </w:rPr>
              <w:fldChar w:fldCharType="begin"/>
            </w:r>
            <w:r w:rsidR="00144027" w:rsidRPr="007A3E4D">
              <w:rPr>
                <w:webHidden/>
              </w:rPr>
              <w:instrText xml:space="preserve"> PAGEREF _Toc20309928 \h </w:instrText>
            </w:r>
            <w:r w:rsidR="00144027" w:rsidRPr="007A3E4D">
              <w:rPr>
                <w:webHidden/>
              </w:rPr>
            </w:r>
            <w:r w:rsidR="00144027" w:rsidRPr="007A3E4D">
              <w:rPr>
                <w:webHidden/>
              </w:rPr>
              <w:fldChar w:fldCharType="separate"/>
            </w:r>
            <w:r w:rsidR="00BB1FC4" w:rsidRPr="007A3E4D">
              <w:rPr>
                <w:webHidden/>
              </w:rPr>
              <w:t>17</w:t>
            </w:r>
            <w:r w:rsidR="00144027" w:rsidRPr="007A3E4D">
              <w:rPr>
                <w:webHidden/>
              </w:rPr>
              <w:fldChar w:fldCharType="end"/>
            </w:r>
          </w:hyperlink>
        </w:p>
        <w:p w14:paraId="5AD6B1FC" w14:textId="14762F8C" w:rsidR="00144027" w:rsidRPr="007A3E4D" w:rsidRDefault="008B72FA" w:rsidP="00E2240B">
          <w:pPr>
            <w:pStyle w:val="TOC2"/>
          </w:pPr>
          <w:hyperlink w:anchor="_Toc20309929" w:history="1">
            <w:r w:rsidR="00144027" w:rsidRPr="007A3E4D">
              <w:rPr>
                <w:rStyle w:val="Hyperlink"/>
              </w:rPr>
              <w:t>3.7</w:t>
            </w:r>
            <w:r w:rsidR="00144027" w:rsidRPr="007A3E4D">
              <w:tab/>
            </w:r>
            <w:r w:rsidR="00144027" w:rsidRPr="007A3E4D">
              <w:rPr>
                <w:rStyle w:val="Hyperlink"/>
              </w:rPr>
              <w:t>PART7. Plotting Global Sequencing – MATLAB</w:t>
            </w:r>
            <w:r w:rsidR="00144027" w:rsidRPr="007A3E4D">
              <w:rPr>
                <w:webHidden/>
              </w:rPr>
              <w:tab/>
            </w:r>
            <w:r w:rsidR="00144027" w:rsidRPr="007A3E4D">
              <w:rPr>
                <w:webHidden/>
              </w:rPr>
              <w:fldChar w:fldCharType="begin"/>
            </w:r>
            <w:r w:rsidR="00144027" w:rsidRPr="007A3E4D">
              <w:rPr>
                <w:webHidden/>
              </w:rPr>
              <w:instrText xml:space="preserve"> PAGEREF _Toc20309929 \h </w:instrText>
            </w:r>
            <w:r w:rsidR="00144027" w:rsidRPr="007A3E4D">
              <w:rPr>
                <w:webHidden/>
              </w:rPr>
            </w:r>
            <w:r w:rsidR="00144027" w:rsidRPr="007A3E4D">
              <w:rPr>
                <w:webHidden/>
              </w:rPr>
              <w:fldChar w:fldCharType="separate"/>
            </w:r>
            <w:r w:rsidR="00BB1FC4" w:rsidRPr="007A3E4D">
              <w:rPr>
                <w:webHidden/>
              </w:rPr>
              <w:t>18</w:t>
            </w:r>
            <w:r w:rsidR="00144027" w:rsidRPr="007A3E4D">
              <w:rPr>
                <w:webHidden/>
              </w:rPr>
              <w:fldChar w:fldCharType="end"/>
            </w:r>
          </w:hyperlink>
        </w:p>
        <w:p w14:paraId="302B10BF" w14:textId="0F31E018" w:rsidR="00144027" w:rsidRPr="007A3E4D" w:rsidRDefault="00144027">
          <w:pPr>
            <w:rPr>
              <w:rFonts w:ascii="Helvetica" w:hAnsi="Helvetica" w:cs="Helvetica"/>
            </w:rPr>
          </w:pPr>
          <w:r w:rsidRPr="007A3E4D">
            <w:rPr>
              <w:rFonts w:ascii="Helvetica" w:hAnsi="Helvetica" w:cs="Helvetica"/>
              <w:b/>
              <w:bCs/>
              <w:lang w:val="es-ES"/>
            </w:rPr>
            <w:fldChar w:fldCharType="end"/>
          </w:r>
        </w:p>
      </w:sdtContent>
    </w:sdt>
    <w:p w14:paraId="7CC6713E" w14:textId="77777777" w:rsidR="00BA3199" w:rsidRPr="007A3E4D" w:rsidRDefault="00BA3199" w:rsidP="00F0293B">
      <w:pPr>
        <w:pStyle w:val="NormalWeb"/>
        <w:rPr>
          <w:rFonts w:ascii="Helvetica" w:hAnsi="Helvetica" w:cs="Helvetica"/>
          <w:b/>
          <w:bCs/>
          <w:sz w:val="24"/>
          <w:szCs w:val="24"/>
        </w:rPr>
      </w:pPr>
    </w:p>
    <w:p w14:paraId="0ADDBC49" w14:textId="77777777" w:rsidR="00BA3199" w:rsidRPr="007A3E4D" w:rsidRDefault="00BA3199" w:rsidP="00F0293B">
      <w:pPr>
        <w:pStyle w:val="NormalWeb"/>
        <w:rPr>
          <w:rFonts w:ascii="Helvetica" w:hAnsi="Helvetica" w:cs="Helvetica"/>
          <w:b/>
          <w:bCs/>
          <w:sz w:val="24"/>
          <w:szCs w:val="24"/>
        </w:rPr>
      </w:pPr>
    </w:p>
    <w:p w14:paraId="74028544" w14:textId="77777777" w:rsidR="00BA3199" w:rsidRPr="007A3E4D" w:rsidRDefault="00BA3199" w:rsidP="00F0293B">
      <w:pPr>
        <w:pStyle w:val="NormalWeb"/>
        <w:rPr>
          <w:rFonts w:ascii="Helvetica" w:hAnsi="Helvetica" w:cs="Helvetica"/>
          <w:b/>
          <w:bCs/>
          <w:sz w:val="24"/>
          <w:szCs w:val="24"/>
        </w:rPr>
      </w:pPr>
    </w:p>
    <w:p w14:paraId="0CA8E3EB" w14:textId="77777777" w:rsidR="00BA3199" w:rsidRPr="007A3E4D" w:rsidRDefault="00BA3199" w:rsidP="00F0293B">
      <w:pPr>
        <w:pStyle w:val="NormalWeb"/>
        <w:rPr>
          <w:rFonts w:ascii="Helvetica" w:hAnsi="Helvetica" w:cs="Helvetica"/>
          <w:b/>
          <w:bCs/>
          <w:sz w:val="24"/>
          <w:szCs w:val="24"/>
        </w:rPr>
      </w:pPr>
    </w:p>
    <w:p w14:paraId="14380261" w14:textId="77777777" w:rsidR="00BA3199" w:rsidRPr="007A3E4D" w:rsidRDefault="00BA3199" w:rsidP="00F0293B">
      <w:pPr>
        <w:pStyle w:val="NormalWeb"/>
        <w:rPr>
          <w:rFonts w:ascii="Helvetica" w:hAnsi="Helvetica" w:cs="Helvetica"/>
          <w:b/>
          <w:bCs/>
          <w:sz w:val="24"/>
          <w:szCs w:val="24"/>
        </w:rPr>
      </w:pPr>
    </w:p>
    <w:p w14:paraId="385FA585" w14:textId="77777777" w:rsidR="00BA3199" w:rsidRPr="007A3E4D" w:rsidRDefault="00BA3199" w:rsidP="00F0293B">
      <w:pPr>
        <w:pStyle w:val="NormalWeb"/>
        <w:rPr>
          <w:rFonts w:ascii="Helvetica" w:hAnsi="Helvetica" w:cs="Helvetica"/>
          <w:b/>
          <w:bCs/>
          <w:sz w:val="24"/>
          <w:szCs w:val="24"/>
        </w:rPr>
      </w:pPr>
    </w:p>
    <w:p w14:paraId="4FABD8A8" w14:textId="77777777" w:rsidR="00BA3199" w:rsidRPr="007A3E4D" w:rsidRDefault="00BA3199" w:rsidP="00F0293B">
      <w:pPr>
        <w:pStyle w:val="NormalWeb"/>
        <w:rPr>
          <w:rFonts w:ascii="Helvetica" w:hAnsi="Helvetica" w:cs="Helvetica"/>
          <w:b/>
          <w:bCs/>
          <w:sz w:val="24"/>
          <w:szCs w:val="24"/>
        </w:rPr>
      </w:pPr>
    </w:p>
    <w:p w14:paraId="348B7D0D" w14:textId="77777777" w:rsidR="00BA3199" w:rsidRPr="007A3E4D" w:rsidRDefault="00BA3199" w:rsidP="00F0293B">
      <w:pPr>
        <w:pStyle w:val="NormalWeb"/>
        <w:rPr>
          <w:rFonts w:ascii="Helvetica" w:hAnsi="Helvetica" w:cs="Helvetica"/>
          <w:b/>
          <w:bCs/>
          <w:sz w:val="24"/>
          <w:szCs w:val="24"/>
        </w:rPr>
      </w:pPr>
    </w:p>
    <w:p w14:paraId="22B43B3B" w14:textId="6B191FAE" w:rsidR="00BA3199" w:rsidRPr="007A3E4D" w:rsidRDefault="00BA3199" w:rsidP="00144027">
      <w:pPr>
        <w:rPr>
          <w:rFonts w:ascii="Helvetica" w:hAnsi="Helvetica" w:cs="Helvetica"/>
        </w:rPr>
      </w:pPr>
    </w:p>
    <w:p w14:paraId="3DE13406" w14:textId="03958D8B" w:rsidR="00144027" w:rsidRPr="007A3E4D" w:rsidRDefault="00144027" w:rsidP="00144027">
      <w:pPr>
        <w:rPr>
          <w:rFonts w:ascii="Helvetica" w:hAnsi="Helvetica" w:cs="Helvetica"/>
        </w:rPr>
      </w:pPr>
    </w:p>
    <w:p w14:paraId="1B63CC4A" w14:textId="7920D714" w:rsidR="00144027" w:rsidRPr="007A3E4D" w:rsidRDefault="00144027" w:rsidP="00144027">
      <w:pPr>
        <w:rPr>
          <w:rFonts w:ascii="Helvetica" w:hAnsi="Helvetica" w:cs="Helvetica"/>
        </w:rPr>
      </w:pPr>
    </w:p>
    <w:p w14:paraId="7BE811B3" w14:textId="0720C62F" w:rsidR="00144027" w:rsidRPr="007A3E4D" w:rsidRDefault="00144027" w:rsidP="00144027">
      <w:pPr>
        <w:rPr>
          <w:rFonts w:ascii="Helvetica" w:hAnsi="Helvetica" w:cs="Helvetica"/>
        </w:rPr>
      </w:pPr>
    </w:p>
    <w:p w14:paraId="0F5FB23F" w14:textId="77777777" w:rsidR="00144027" w:rsidRPr="007A3E4D" w:rsidRDefault="00144027" w:rsidP="00144027">
      <w:pPr>
        <w:rPr>
          <w:rFonts w:ascii="Helvetica" w:hAnsi="Helvetica" w:cs="Helvetica"/>
        </w:rPr>
      </w:pPr>
    </w:p>
    <w:p w14:paraId="63D4CECA" w14:textId="088B1C8A" w:rsidR="00144027" w:rsidRPr="007A3E4D" w:rsidRDefault="00144027" w:rsidP="00144027">
      <w:pPr>
        <w:rPr>
          <w:rFonts w:ascii="Helvetica" w:hAnsi="Helvetica" w:cs="Helvetica"/>
        </w:rPr>
      </w:pPr>
    </w:p>
    <w:p w14:paraId="664531FD" w14:textId="77777777" w:rsidR="00144027" w:rsidRPr="007A3E4D" w:rsidRDefault="00144027" w:rsidP="00144027">
      <w:pPr>
        <w:rPr>
          <w:rFonts w:ascii="Helvetica" w:hAnsi="Helvetica" w:cs="Helvetica"/>
        </w:rPr>
      </w:pPr>
    </w:p>
    <w:p w14:paraId="7E4DEB8E" w14:textId="60D66802" w:rsidR="00D2324D" w:rsidRPr="007A3E4D" w:rsidRDefault="006E2CC2" w:rsidP="00D2324D">
      <w:pPr>
        <w:pStyle w:val="Heading1"/>
        <w:rPr>
          <w:rFonts w:ascii="Helvetica" w:hAnsi="Helvetica" w:cs="Helvetica"/>
        </w:rPr>
      </w:pPr>
      <w:bookmarkStart w:id="0" w:name="_Toc20309917"/>
      <w:r w:rsidRPr="007A3E4D">
        <w:rPr>
          <w:rFonts w:ascii="Helvetica" w:hAnsi="Helvetica" w:cs="Helvetica"/>
        </w:rPr>
        <w:lastRenderedPageBreak/>
        <w:t>Introduction</w:t>
      </w:r>
      <w:r w:rsidR="00144027" w:rsidRPr="007A3E4D">
        <w:rPr>
          <w:rFonts w:ascii="Helvetica" w:hAnsi="Helvetica" w:cs="Helvetica"/>
        </w:rPr>
        <w:t xml:space="preserve"> to the pipelines</w:t>
      </w:r>
      <w:bookmarkEnd w:id="0"/>
    </w:p>
    <w:p w14:paraId="21566169" w14:textId="6DF62B1D" w:rsidR="00D2324D" w:rsidRPr="007A3E4D" w:rsidRDefault="00144027" w:rsidP="00D2324D">
      <w:pPr>
        <w:jc w:val="both"/>
        <w:rPr>
          <w:rFonts w:ascii="Helvetica" w:hAnsi="Helvetica" w:cs="Helvetica"/>
        </w:rPr>
      </w:pPr>
      <w:r w:rsidRPr="007A3E4D">
        <w:rPr>
          <w:rFonts w:ascii="Helvetica" w:hAnsi="Helvetica" w:cs="Helvetica"/>
        </w:rPr>
        <w:t xml:space="preserve">Image analysis pipelines are essential for </w:t>
      </w:r>
      <w:r w:rsidR="00C062F4" w:rsidRPr="007A3E4D">
        <w:rPr>
          <w:rFonts w:ascii="Helvetica" w:hAnsi="Helvetica" w:cs="Helvetica"/>
        </w:rPr>
        <w:t xml:space="preserve">In Situ Sequencing (ISS) </w:t>
      </w:r>
      <w:r w:rsidR="002235AF" w:rsidRPr="007A3E4D">
        <w:rPr>
          <w:rFonts w:ascii="Helvetica" w:hAnsi="Helvetica" w:cs="Helvetica"/>
        </w:rPr>
        <w:t>to</w:t>
      </w:r>
      <w:r w:rsidR="00C062F4" w:rsidRPr="007A3E4D">
        <w:rPr>
          <w:rFonts w:ascii="Helvetica" w:hAnsi="Helvetica" w:cs="Helvetica"/>
        </w:rPr>
        <w:t xml:space="preserve"> </w:t>
      </w:r>
      <w:r w:rsidR="002235AF" w:rsidRPr="007A3E4D">
        <w:rPr>
          <w:rFonts w:ascii="Helvetica" w:hAnsi="Helvetica" w:cs="Helvetica"/>
        </w:rPr>
        <w:t xml:space="preserve">allow to go from single images </w:t>
      </w:r>
      <w:r w:rsidR="00C062F4" w:rsidRPr="007A3E4D">
        <w:rPr>
          <w:rFonts w:ascii="Helvetica" w:hAnsi="Helvetica" w:cs="Helvetica"/>
        </w:rPr>
        <w:t xml:space="preserve">of each </w:t>
      </w:r>
      <w:r w:rsidR="00D2324D" w:rsidRPr="007A3E4D">
        <w:rPr>
          <w:rFonts w:ascii="Helvetica" w:hAnsi="Helvetica" w:cs="Helvetica"/>
        </w:rPr>
        <w:t>cycle</w:t>
      </w:r>
      <w:r w:rsidR="00C062F4" w:rsidRPr="007A3E4D">
        <w:rPr>
          <w:rFonts w:ascii="Helvetica" w:hAnsi="Helvetica" w:cs="Helvetica"/>
        </w:rPr>
        <w:t xml:space="preserve"> to the detection of certain genes by decoding their barcodes. At this point, all pipelines need the </w:t>
      </w:r>
      <w:r w:rsidR="00C062F4" w:rsidRPr="007A3E4D">
        <w:rPr>
          <w:rFonts w:ascii="Helvetica" w:hAnsi="Helvetica" w:cs="Helvetica"/>
          <w:b/>
          <w:bCs/>
        </w:rPr>
        <w:t>same input</w:t>
      </w:r>
      <w:r w:rsidR="00C062F4" w:rsidRPr="007A3E4D">
        <w:rPr>
          <w:rFonts w:ascii="Helvetica" w:hAnsi="Helvetica" w:cs="Helvetica"/>
        </w:rPr>
        <w:t xml:space="preserve">, which </w:t>
      </w:r>
      <w:r w:rsidR="00D2324D" w:rsidRPr="007A3E4D">
        <w:rPr>
          <w:rFonts w:ascii="Helvetica" w:hAnsi="Helvetica" w:cs="Helvetica"/>
        </w:rPr>
        <w:t xml:space="preserve">is </w:t>
      </w:r>
      <w:r w:rsidR="00D2324D" w:rsidRPr="007A3E4D">
        <w:rPr>
          <w:rFonts w:ascii="Helvetica" w:hAnsi="Helvetica" w:cs="Helvetica"/>
          <w:b/>
          <w:bCs/>
        </w:rPr>
        <w:t>single projects (in CZI format, in the case of ZEISS) imaging each of the cycles</w:t>
      </w:r>
      <w:r w:rsidR="00D2324D" w:rsidRPr="007A3E4D">
        <w:rPr>
          <w:rFonts w:ascii="Helvetica" w:hAnsi="Helvetica" w:cs="Helvetica"/>
        </w:rPr>
        <w:t>. The number of cycles done will depend on the length of the barcodes. For a typical</w:t>
      </w:r>
      <w:r w:rsidR="00524BBD" w:rsidRPr="007A3E4D">
        <w:rPr>
          <w:rFonts w:ascii="Helvetica" w:hAnsi="Helvetica" w:cs="Helvetica"/>
        </w:rPr>
        <w:t xml:space="preserve"> barcode of 4</w:t>
      </w:r>
      <w:r w:rsidR="009F11FF" w:rsidRPr="007A3E4D">
        <w:rPr>
          <w:rFonts w:ascii="Helvetica" w:hAnsi="Helvetica" w:cs="Helvetica"/>
        </w:rPr>
        <w:t xml:space="preserve"> nucleotides</w:t>
      </w:r>
      <w:r w:rsidR="00524BBD" w:rsidRPr="007A3E4D">
        <w:rPr>
          <w:rFonts w:ascii="Helvetica" w:hAnsi="Helvetica" w:cs="Helvetica"/>
        </w:rPr>
        <w:t>, like ATTG</w:t>
      </w:r>
      <w:r w:rsidR="00D2324D" w:rsidRPr="007A3E4D">
        <w:rPr>
          <w:rFonts w:ascii="Helvetica" w:hAnsi="Helvetica" w:cs="Helvetica"/>
        </w:rPr>
        <w:t xml:space="preserve">, </w:t>
      </w:r>
      <w:r w:rsidR="00524BBD" w:rsidRPr="007A3E4D">
        <w:rPr>
          <w:rFonts w:ascii="Helvetica" w:hAnsi="Helvetica" w:cs="Helvetica"/>
        </w:rPr>
        <w:t>four</w:t>
      </w:r>
      <w:r w:rsidR="00D2324D" w:rsidRPr="007A3E4D">
        <w:rPr>
          <w:rFonts w:ascii="Helvetica" w:hAnsi="Helvetica" w:cs="Helvetica"/>
        </w:rPr>
        <w:t xml:space="preserve"> cycles</w:t>
      </w:r>
      <w:r w:rsidR="00524BBD" w:rsidRPr="007A3E4D">
        <w:rPr>
          <w:rFonts w:ascii="Helvetica" w:hAnsi="Helvetica" w:cs="Helvetica"/>
        </w:rPr>
        <w:t xml:space="preserve"> of detection are performed</w:t>
      </w:r>
      <w:r w:rsidR="009F11FF" w:rsidRPr="007A3E4D">
        <w:rPr>
          <w:rFonts w:ascii="Helvetica" w:hAnsi="Helvetica" w:cs="Helvetica"/>
        </w:rPr>
        <w:t>, and</w:t>
      </w:r>
      <w:r w:rsidR="00D2324D" w:rsidRPr="007A3E4D">
        <w:rPr>
          <w:rFonts w:ascii="Helvetica" w:hAnsi="Helvetica" w:cs="Helvetica"/>
        </w:rPr>
        <w:t xml:space="preserve"> </w:t>
      </w:r>
      <w:r w:rsidR="00524BBD" w:rsidRPr="007A3E4D">
        <w:rPr>
          <w:rFonts w:ascii="Helvetica" w:hAnsi="Helvetica" w:cs="Helvetica"/>
        </w:rPr>
        <w:t>4</w:t>
      </w:r>
      <w:r w:rsidR="00D2324D" w:rsidRPr="007A3E4D">
        <w:rPr>
          <w:rFonts w:ascii="Helvetica" w:hAnsi="Helvetica" w:cs="Helvetica"/>
        </w:rPr>
        <w:t xml:space="preserve"> different initial files</w:t>
      </w:r>
      <w:r w:rsidR="00524BBD" w:rsidRPr="007A3E4D">
        <w:rPr>
          <w:rFonts w:ascii="Helvetica" w:hAnsi="Helvetica" w:cs="Helvetica"/>
        </w:rPr>
        <w:t xml:space="preserve"> are created</w:t>
      </w:r>
      <w:r w:rsidR="00D2324D" w:rsidRPr="007A3E4D">
        <w:rPr>
          <w:rFonts w:ascii="Helvetica" w:hAnsi="Helvetica" w:cs="Helvetica"/>
        </w:rPr>
        <w:t xml:space="preserve">, one for each cycle. </w:t>
      </w:r>
      <w:r w:rsidR="00524BBD" w:rsidRPr="007A3E4D">
        <w:rPr>
          <w:rFonts w:ascii="Helvetica" w:hAnsi="Helvetica" w:cs="Helvetica"/>
        </w:rPr>
        <w:t>Typically, SBL utilizes 4</w:t>
      </w:r>
      <w:r w:rsidR="00D2324D" w:rsidRPr="007A3E4D">
        <w:rPr>
          <w:rFonts w:ascii="Helvetica" w:hAnsi="Helvetica" w:cs="Helvetica"/>
        </w:rPr>
        <w:t xml:space="preserve"> cycles, whereas in SBH the number of cycles depend on the number of genes added in the panel. </w:t>
      </w:r>
    </w:p>
    <w:p w14:paraId="14BA14E9" w14:textId="05CC2FEE" w:rsidR="005E416B" w:rsidRPr="007A3E4D" w:rsidRDefault="005E416B" w:rsidP="00D2324D">
      <w:pPr>
        <w:jc w:val="both"/>
        <w:rPr>
          <w:rFonts w:ascii="Helvetica" w:hAnsi="Helvetica" w:cs="Helvetica"/>
        </w:rPr>
      </w:pPr>
      <w:r w:rsidRPr="007A3E4D">
        <w:rPr>
          <w:rFonts w:ascii="Helvetica" w:hAnsi="Helvetica" w:cs="Helvetica"/>
          <w:noProof/>
        </w:rPr>
        <w:drawing>
          <wp:anchor distT="0" distB="0" distL="114300" distR="114300" simplePos="0" relativeHeight="251702272" behindDoc="1" locked="0" layoutInCell="1" allowOverlap="1" wp14:anchorId="5DF9ADFB" wp14:editId="61CC97D9">
            <wp:simplePos x="0" y="0"/>
            <wp:positionH relativeFrom="page">
              <wp:align>center</wp:align>
            </wp:positionH>
            <wp:positionV relativeFrom="paragraph">
              <wp:posOffset>266700</wp:posOffset>
            </wp:positionV>
            <wp:extent cx="2780665" cy="3422015"/>
            <wp:effectExtent l="0" t="0" r="635" b="6985"/>
            <wp:wrapTight wrapText="bothSides">
              <wp:wrapPolygon edited="0">
                <wp:start x="0" y="0"/>
                <wp:lineTo x="0" y="21524"/>
                <wp:lineTo x="21457" y="21524"/>
                <wp:lineTo x="2145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311" t="4612" r="40530" b="5318"/>
                    <a:stretch/>
                  </pic:blipFill>
                  <pic:spPr bwMode="auto">
                    <a:xfrm>
                      <a:off x="0" y="0"/>
                      <a:ext cx="2781300" cy="342241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A3E4D">
        <w:rPr>
          <w:rFonts w:ascii="Helvetica" w:hAnsi="Helvetica" w:cs="Helvetica"/>
        </w:rPr>
        <w:t xml:space="preserve">All the pipelines </w:t>
      </w:r>
      <w:r w:rsidR="00524BBD" w:rsidRPr="007A3E4D">
        <w:rPr>
          <w:rFonts w:ascii="Helvetica" w:hAnsi="Helvetica" w:cs="Helvetica"/>
        </w:rPr>
        <w:t>share some</w:t>
      </w:r>
      <w:r w:rsidRPr="007A3E4D">
        <w:rPr>
          <w:rFonts w:ascii="Helvetica" w:hAnsi="Helvetica" w:cs="Helvetica"/>
        </w:rPr>
        <w:t xml:space="preserve"> common steps, which can be summarized as: </w:t>
      </w:r>
    </w:p>
    <w:p w14:paraId="223EF373" w14:textId="377B4527" w:rsidR="005E416B" w:rsidRPr="007A3E4D" w:rsidRDefault="005E416B" w:rsidP="00D2324D">
      <w:pPr>
        <w:jc w:val="both"/>
        <w:rPr>
          <w:rFonts w:ascii="Helvetica" w:hAnsi="Helvetica" w:cs="Helvetica"/>
        </w:rPr>
      </w:pPr>
    </w:p>
    <w:p w14:paraId="131E4C70" w14:textId="77777777" w:rsidR="005E416B" w:rsidRPr="007A3E4D" w:rsidRDefault="005E416B" w:rsidP="00D2324D">
      <w:pPr>
        <w:jc w:val="both"/>
        <w:rPr>
          <w:rFonts w:ascii="Helvetica" w:hAnsi="Helvetica" w:cs="Helvetica"/>
        </w:rPr>
      </w:pPr>
    </w:p>
    <w:p w14:paraId="6E21A65F" w14:textId="77777777" w:rsidR="005E416B" w:rsidRPr="007A3E4D" w:rsidRDefault="005E416B" w:rsidP="00D2324D">
      <w:pPr>
        <w:jc w:val="both"/>
        <w:rPr>
          <w:rFonts w:ascii="Helvetica" w:hAnsi="Helvetica" w:cs="Helvetica"/>
        </w:rPr>
      </w:pPr>
    </w:p>
    <w:p w14:paraId="25004D7E" w14:textId="534A0E7A" w:rsidR="005E416B" w:rsidRPr="007A3E4D" w:rsidRDefault="005E416B" w:rsidP="00D2324D">
      <w:pPr>
        <w:jc w:val="both"/>
        <w:rPr>
          <w:rFonts w:ascii="Helvetica" w:hAnsi="Helvetica" w:cs="Helvetica"/>
        </w:rPr>
      </w:pPr>
    </w:p>
    <w:p w14:paraId="5B1A4B44" w14:textId="192B2E44" w:rsidR="005E416B" w:rsidRPr="007A3E4D" w:rsidRDefault="005E416B" w:rsidP="00D2324D">
      <w:pPr>
        <w:jc w:val="both"/>
        <w:rPr>
          <w:rFonts w:ascii="Helvetica" w:hAnsi="Helvetica" w:cs="Helvetica"/>
        </w:rPr>
      </w:pPr>
    </w:p>
    <w:p w14:paraId="289AB41B" w14:textId="51FC3BA3" w:rsidR="005E416B" w:rsidRPr="007A3E4D" w:rsidRDefault="005E416B" w:rsidP="00D2324D">
      <w:pPr>
        <w:jc w:val="both"/>
        <w:rPr>
          <w:rFonts w:ascii="Helvetica" w:hAnsi="Helvetica" w:cs="Helvetica"/>
        </w:rPr>
      </w:pPr>
    </w:p>
    <w:p w14:paraId="5488AF29" w14:textId="1AB494A9" w:rsidR="005E416B" w:rsidRPr="007A3E4D" w:rsidRDefault="005E416B" w:rsidP="00D2324D">
      <w:pPr>
        <w:jc w:val="both"/>
        <w:rPr>
          <w:rFonts w:ascii="Helvetica" w:hAnsi="Helvetica" w:cs="Helvetica"/>
        </w:rPr>
      </w:pPr>
    </w:p>
    <w:p w14:paraId="1CB7C5ED" w14:textId="5130E738" w:rsidR="005E416B" w:rsidRPr="007A3E4D" w:rsidRDefault="005E416B" w:rsidP="00D2324D">
      <w:pPr>
        <w:jc w:val="both"/>
        <w:rPr>
          <w:rFonts w:ascii="Helvetica" w:hAnsi="Helvetica" w:cs="Helvetica"/>
        </w:rPr>
      </w:pPr>
    </w:p>
    <w:p w14:paraId="5C232C2E" w14:textId="4C62BC93" w:rsidR="005E416B" w:rsidRPr="007A3E4D" w:rsidRDefault="005E416B" w:rsidP="00D2324D">
      <w:pPr>
        <w:jc w:val="both"/>
        <w:rPr>
          <w:rFonts w:ascii="Helvetica" w:hAnsi="Helvetica" w:cs="Helvetica"/>
        </w:rPr>
      </w:pPr>
    </w:p>
    <w:p w14:paraId="02E92168" w14:textId="44B349A1" w:rsidR="005E416B" w:rsidRPr="007A3E4D" w:rsidRDefault="005E416B" w:rsidP="00D2324D">
      <w:pPr>
        <w:jc w:val="both"/>
        <w:rPr>
          <w:rFonts w:ascii="Helvetica" w:hAnsi="Helvetica" w:cs="Helvetica"/>
        </w:rPr>
      </w:pPr>
    </w:p>
    <w:p w14:paraId="2D1C7DD5" w14:textId="391424C7" w:rsidR="005E416B" w:rsidRPr="007A3E4D" w:rsidRDefault="005E416B" w:rsidP="00D2324D">
      <w:pPr>
        <w:jc w:val="both"/>
        <w:rPr>
          <w:rFonts w:ascii="Helvetica" w:hAnsi="Helvetica" w:cs="Helvetica"/>
        </w:rPr>
      </w:pPr>
    </w:p>
    <w:p w14:paraId="54D3BC4F" w14:textId="59EC109E" w:rsidR="005E416B" w:rsidRPr="007A3E4D" w:rsidRDefault="005E416B" w:rsidP="00D2324D">
      <w:pPr>
        <w:jc w:val="both"/>
        <w:rPr>
          <w:rFonts w:ascii="Helvetica" w:hAnsi="Helvetica" w:cs="Helvetica"/>
        </w:rPr>
      </w:pPr>
    </w:p>
    <w:p w14:paraId="06B6F0A4" w14:textId="333A7841" w:rsidR="005E416B" w:rsidRPr="007A3E4D" w:rsidRDefault="005E416B" w:rsidP="00D2324D">
      <w:pPr>
        <w:jc w:val="both"/>
        <w:rPr>
          <w:rFonts w:ascii="Helvetica" w:hAnsi="Helvetica" w:cs="Helvetica"/>
        </w:rPr>
      </w:pPr>
    </w:p>
    <w:p w14:paraId="652423B0" w14:textId="1F731A8F" w:rsidR="005E416B" w:rsidRPr="007A3E4D" w:rsidRDefault="00022A7C" w:rsidP="00D2324D">
      <w:pPr>
        <w:jc w:val="both"/>
        <w:rPr>
          <w:rFonts w:ascii="Helvetica" w:hAnsi="Helvetica" w:cs="Helvetica"/>
        </w:rPr>
      </w:pPr>
      <w:r w:rsidRPr="007A3E4D">
        <w:rPr>
          <w:rFonts w:ascii="Helvetica" w:hAnsi="Helvetica" w:cs="Helvetica"/>
        </w:rPr>
        <w:t>In addition to all the</w:t>
      </w:r>
      <w:r w:rsidR="005E416B" w:rsidRPr="007A3E4D">
        <w:rPr>
          <w:rFonts w:ascii="Helvetica" w:hAnsi="Helvetica" w:cs="Helvetica"/>
        </w:rPr>
        <w:t>s</w:t>
      </w:r>
      <w:r w:rsidRPr="007A3E4D">
        <w:rPr>
          <w:rFonts w:ascii="Helvetica" w:hAnsi="Helvetica" w:cs="Helvetica"/>
        </w:rPr>
        <w:t>e</w:t>
      </w:r>
      <w:r w:rsidR="005E416B" w:rsidRPr="007A3E4D">
        <w:rPr>
          <w:rFonts w:ascii="Helvetica" w:hAnsi="Helvetica" w:cs="Helvetica"/>
        </w:rPr>
        <w:t xml:space="preserve"> steps</w:t>
      </w:r>
      <w:r w:rsidR="0077565A" w:rsidRPr="007A3E4D">
        <w:rPr>
          <w:rFonts w:ascii="Helvetica" w:hAnsi="Helvetica" w:cs="Helvetica"/>
          <w:b/>
          <w:bCs/>
        </w:rPr>
        <w:t>, T</w:t>
      </w:r>
      <w:r w:rsidR="005E416B" w:rsidRPr="007A3E4D">
        <w:rPr>
          <w:rFonts w:ascii="Helvetica" w:hAnsi="Helvetica" w:cs="Helvetica"/>
          <w:b/>
          <w:bCs/>
        </w:rPr>
        <w:t>illing</w:t>
      </w:r>
      <w:r w:rsidR="005E416B" w:rsidRPr="007A3E4D">
        <w:rPr>
          <w:rFonts w:ascii="Helvetica" w:hAnsi="Helvetica" w:cs="Helvetica"/>
        </w:rPr>
        <w:t xml:space="preserve">, which is </w:t>
      </w:r>
      <w:r w:rsidRPr="007A3E4D">
        <w:rPr>
          <w:rFonts w:ascii="Helvetica" w:hAnsi="Helvetica" w:cs="Helvetica"/>
        </w:rPr>
        <w:t>dividing</w:t>
      </w:r>
      <w:r w:rsidR="008E2370" w:rsidRPr="007A3E4D">
        <w:rPr>
          <w:rFonts w:ascii="Helvetica" w:hAnsi="Helvetica" w:cs="Helvetica"/>
        </w:rPr>
        <w:t xml:space="preserve"> the large images in sma</w:t>
      </w:r>
      <w:r w:rsidR="0077565A" w:rsidRPr="007A3E4D">
        <w:rPr>
          <w:rFonts w:ascii="Helvetica" w:hAnsi="Helvetica" w:cs="Helvetica"/>
        </w:rPr>
        <w:t xml:space="preserve">ller pieces, and retiling, </w:t>
      </w:r>
      <w:r w:rsidR="008E2370" w:rsidRPr="007A3E4D">
        <w:rPr>
          <w:rFonts w:ascii="Helvetica" w:hAnsi="Helvetica" w:cs="Helvetica"/>
        </w:rPr>
        <w:t>need</w:t>
      </w:r>
      <w:r w:rsidR="0077565A" w:rsidRPr="007A3E4D">
        <w:rPr>
          <w:rFonts w:ascii="Helvetica" w:hAnsi="Helvetica" w:cs="Helvetica"/>
        </w:rPr>
        <w:t>s</w:t>
      </w:r>
      <w:r w:rsidR="008E2370" w:rsidRPr="007A3E4D">
        <w:rPr>
          <w:rFonts w:ascii="Helvetica" w:hAnsi="Helvetica" w:cs="Helvetica"/>
        </w:rPr>
        <w:t xml:space="preserve"> to be </w:t>
      </w:r>
      <w:r w:rsidR="0077565A" w:rsidRPr="007A3E4D">
        <w:rPr>
          <w:rFonts w:ascii="Helvetica" w:hAnsi="Helvetica" w:cs="Helvetica"/>
        </w:rPr>
        <w:t>performed</w:t>
      </w:r>
      <w:r w:rsidR="008E2370" w:rsidRPr="007A3E4D">
        <w:rPr>
          <w:rFonts w:ascii="Helvetica" w:hAnsi="Helvetica" w:cs="Helvetica"/>
        </w:rPr>
        <w:t xml:space="preserve"> in order to proce</w:t>
      </w:r>
      <w:r w:rsidR="0077565A" w:rsidRPr="007A3E4D">
        <w:rPr>
          <w:rFonts w:ascii="Helvetica" w:hAnsi="Helvetica" w:cs="Helvetica"/>
        </w:rPr>
        <w:t>ss quicker the whole images. The</w:t>
      </w:r>
      <w:r w:rsidR="008E2370" w:rsidRPr="007A3E4D">
        <w:rPr>
          <w:rFonts w:ascii="Helvetica" w:hAnsi="Helvetica" w:cs="Helvetica"/>
        </w:rPr>
        <w:t>s</w:t>
      </w:r>
      <w:r w:rsidR="0077565A" w:rsidRPr="007A3E4D">
        <w:rPr>
          <w:rFonts w:ascii="Helvetica" w:hAnsi="Helvetica" w:cs="Helvetica"/>
        </w:rPr>
        <w:t>e</w:t>
      </w:r>
      <w:r w:rsidR="008E2370" w:rsidRPr="007A3E4D">
        <w:rPr>
          <w:rFonts w:ascii="Helvetica" w:hAnsi="Helvetica" w:cs="Helvetica"/>
        </w:rPr>
        <w:t xml:space="preserve"> tiling steps are usually </w:t>
      </w:r>
      <w:r w:rsidR="0077565A" w:rsidRPr="007A3E4D">
        <w:rPr>
          <w:rFonts w:ascii="Helvetica" w:hAnsi="Helvetica" w:cs="Helvetica"/>
        </w:rPr>
        <w:t>required</w:t>
      </w:r>
      <w:r w:rsidR="008E2370" w:rsidRPr="007A3E4D">
        <w:rPr>
          <w:rFonts w:ascii="Helvetica" w:hAnsi="Helvetica" w:cs="Helvetica"/>
        </w:rPr>
        <w:t xml:space="preserve"> before identifying the blobs</w:t>
      </w:r>
      <w:r w:rsidR="0077565A" w:rsidRPr="007A3E4D">
        <w:rPr>
          <w:rFonts w:ascii="Helvetica" w:hAnsi="Helvetica" w:cs="Helvetica"/>
        </w:rPr>
        <w:t>,</w:t>
      </w:r>
      <w:r w:rsidR="008E2370" w:rsidRPr="007A3E4D">
        <w:rPr>
          <w:rFonts w:ascii="Helvetica" w:hAnsi="Helvetica" w:cs="Helvetica"/>
        </w:rPr>
        <w:t xml:space="preserve"> and re</w:t>
      </w:r>
      <w:r w:rsidR="0077565A" w:rsidRPr="007A3E4D">
        <w:rPr>
          <w:rFonts w:ascii="Helvetica" w:hAnsi="Helvetica" w:cs="Helvetica"/>
        </w:rPr>
        <w:t>-</w:t>
      </w:r>
      <w:r w:rsidR="008E2370" w:rsidRPr="007A3E4D">
        <w:rPr>
          <w:rFonts w:ascii="Helvetica" w:hAnsi="Helvetica" w:cs="Helvetica"/>
        </w:rPr>
        <w:t xml:space="preserve">tilling process </w:t>
      </w:r>
      <w:r w:rsidR="0077565A" w:rsidRPr="007A3E4D">
        <w:rPr>
          <w:rFonts w:ascii="Helvetica" w:hAnsi="Helvetica" w:cs="Helvetica"/>
        </w:rPr>
        <w:t xml:space="preserve">is applied </w:t>
      </w:r>
      <w:r w:rsidR="008E2370" w:rsidRPr="007A3E4D">
        <w:rPr>
          <w:rFonts w:ascii="Helvetica" w:hAnsi="Helvetica" w:cs="Helvetica"/>
        </w:rPr>
        <w:t>before decoding and plotting the image.</w:t>
      </w:r>
    </w:p>
    <w:p w14:paraId="102BDAAC" w14:textId="560A0443" w:rsidR="005E416B" w:rsidRPr="007A3E4D" w:rsidRDefault="005E416B" w:rsidP="00D2324D">
      <w:pPr>
        <w:jc w:val="both"/>
        <w:rPr>
          <w:rFonts w:ascii="Helvetica" w:hAnsi="Helvetica" w:cs="Helvetica"/>
        </w:rPr>
      </w:pPr>
    </w:p>
    <w:p w14:paraId="595257E1" w14:textId="47022EE6" w:rsidR="008E2370" w:rsidRPr="007A3E4D" w:rsidRDefault="008E2370" w:rsidP="00D2324D">
      <w:pPr>
        <w:jc w:val="both"/>
        <w:rPr>
          <w:rFonts w:ascii="Helvetica" w:hAnsi="Helvetica" w:cs="Helvetica"/>
        </w:rPr>
      </w:pPr>
    </w:p>
    <w:p w14:paraId="39CE176E" w14:textId="3265A3B0" w:rsidR="008E2370" w:rsidRPr="007A3E4D" w:rsidRDefault="008E2370" w:rsidP="00D2324D">
      <w:pPr>
        <w:jc w:val="both"/>
        <w:rPr>
          <w:rFonts w:ascii="Helvetica" w:hAnsi="Helvetica" w:cs="Helvetica"/>
        </w:rPr>
      </w:pPr>
    </w:p>
    <w:p w14:paraId="004570C8" w14:textId="030453F8" w:rsidR="008E2370" w:rsidRPr="007A3E4D" w:rsidRDefault="008E2370" w:rsidP="00D2324D">
      <w:pPr>
        <w:jc w:val="both"/>
        <w:rPr>
          <w:rFonts w:ascii="Helvetica" w:hAnsi="Helvetica" w:cs="Helvetica"/>
        </w:rPr>
      </w:pPr>
    </w:p>
    <w:p w14:paraId="5816041F" w14:textId="5FA8F5DC" w:rsidR="008E2370" w:rsidRPr="007A3E4D" w:rsidRDefault="008E2370" w:rsidP="00D2324D">
      <w:pPr>
        <w:jc w:val="both"/>
        <w:rPr>
          <w:rFonts w:ascii="Helvetica" w:hAnsi="Helvetica" w:cs="Helvetica"/>
        </w:rPr>
      </w:pPr>
    </w:p>
    <w:p w14:paraId="6FECE651" w14:textId="6E4C92C1" w:rsidR="008E2370" w:rsidRPr="007A3E4D" w:rsidRDefault="008E2370" w:rsidP="00D2324D">
      <w:pPr>
        <w:jc w:val="both"/>
        <w:rPr>
          <w:rFonts w:ascii="Helvetica" w:hAnsi="Helvetica" w:cs="Helvetica"/>
        </w:rPr>
      </w:pPr>
    </w:p>
    <w:p w14:paraId="0AA6F485" w14:textId="41FF5647" w:rsidR="008E2370" w:rsidRPr="007A3E4D" w:rsidRDefault="008E2370" w:rsidP="00D2324D">
      <w:pPr>
        <w:jc w:val="both"/>
        <w:rPr>
          <w:rFonts w:ascii="Helvetica" w:hAnsi="Helvetica" w:cs="Helvetica"/>
        </w:rPr>
      </w:pPr>
    </w:p>
    <w:p w14:paraId="7B9DB1F7" w14:textId="6BC13834" w:rsidR="008E2370" w:rsidRPr="007A3E4D" w:rsidRDefault="008E2370" w:rsidP="00D2324D">
      <w:pPr>
        <w:jc w:val="both"/>
        <w:rPr>
          <w:rFonts w:ascii="Helvetica" w:hAnsi="Helvetica" w:cs="Helvetica"/>
        </w:rPr>
      </w:pPr>
    </w:p>
    <w:p w14:paraId="6E961D3F" w14:textId="77777777" w:rsidR="008E2370" w:rsidRPr="007A3E4D" w:rsidRDefault="008E2370" w:rsidP="00D2324D">
      <w:pPr>
        <w:jc w:val="both"/>
        <w:rPr>
          <w:rFonts w:ascii="Helvetica" w:hAnsi="Helvetica" w:cs="Helvetica"/>
        </w:rPr>
      </w:pPr>
    </w:p>
    <w:p w14:paraId="0CD283B9" w14:textId="77777777" w:rsidR="001A7990" w:rsidRPr="007A3E4D" w:rsidRDefault="00D2324D" w:rsidP="00D2324D">
      <w:pPr>
        <w:jc w:val="both"/>
        <w:rPr>
          <w:rFonts w:ascii="Helvetica" w:hAnsi="Helvetica" w:cs="Helvetica"/>
        </w:rPr>
      </w:pPr>
      <w:r w:rsidRPr="007A3E4D">
        <w:rPr>
          <w:rFonts w:ascii="Helvetica" w:hAnsi="Helvetica" w:cs="Helvetica"/>
        </w:rPr>
        <w:lastRenderedPageBreak/>
        <w:t xml:space="preserve">There are several pipelines </w:t>
      </w:r>
      <w:r w:rsidR="001A7990" w:rsidRPr="007A3E4D">
        <w:rPr>
          <w:rFonts w:ascii="Helvetica" w:hAnsi="Helvetica" w:cs="Helvetica"/>
        </w:rPr>
        <w:t>currently available in the group</w:t>
      </w:r>
      <w:r w:rsidRPr="007A3E4D">
        <w:rPr>
          <w:rFonts w:ascii="Helvetica" w:hAnsi="Helvetica" w:cs="Helvetica"/>
        </w:rPr>
        <w:t xml:space="preserve">. </w:t>
      </w:r>
    </w:p>
    <w:p w14:paraId="1137A357" w14:textId="2C02843E" w:rsidR="00D2324D" w:rsidRPr="007A3E4D" w:rsidRDefault="001A7990" w:rsidP="00D2324D">
      <w:pPr>
        <w:jc w:val="both"/>
        <w:rPr>
          <w:rFonts w:ascii="Helvetica" w:hAnsi="Helvetica" w:cs="Helvetica"/>
        </w:rPr>
      </w:pPr>
      <w:r w:rsidRPr="007A3E4D">
        <w:rPr>
          <w:rFonts w:ascii="Helvetica" w:hAnsi="Helvetica" w:cs="Helvetica"/>
        </w:rPr>
        <w:t xml:space="preserve">General </w:t>
      </w:r>
      <w:r w:rsidR="009D40BE" w:rsidRPr="007A3E4D">
        <w:rPr>
          <w:rFonts w:ascii="Helvetica" w:hAnsi="Helvetica" w:cs="Helvetica"/>
        </w:rPr>
        <w:t>scheme</w:t>
      </w:r>
      <w:r w:rsidR="00D2324D" w:rsidRPr="007A3E4D">
        <w:rPr>
          <w:rFonts w:ascii="Helvetica" w:hAnsi="Helvetica" w:cs="Helvetica"/>
        </w:rPr>
        <w:t xml:space="preserve"> of the different pipelines </w:t>
      </w:r>
      <w:r w:rsidRPr="007A3E4D">
        <w:rPr>
          <w:rFonts w:ascii="Helvetica" w:hAnsi="Helvetica" w:cs="Helvetica"/>
        </w:rPr>
        <w:t>is presented below</w:t>
      </w:r>
      <w:r w:rsidR="00D2324D" w:rsidRPr="007A3E4D">
        <w:rPr>
          <w:rFonts w:ascii="Helvetica" w:hAnsi="Helvetica" w:cs="Helvetica"/>
        </w:rPr>
        <w:t>:</w:t>
      </w:r>
    </w:p>
    <w:p w14:paraId="13D822D7" w14:textId="12FC828F" w:rsidR="008A643F" w:rsidRPr="007A3E4D" w:rsidRDefault="008A643F" w:rsidP="00D2324D">
      <w:pPr>
        <w:jc w:val="both"/>
        <w:rPr>
          <w:rFonts w:ascii="Helvetica" w:hAnsi="Helvetica" w:cs="Helvetica"/>
        </w:rPr>
      </w:pPr>
      <w:commentRangeStart w:id="1"/>
      <w:r w:rsidRPr="007A3E4D">
        <w:rPr>
          <w:rFonts w:ascii="Helvetica" w:hAnsi="Helvetica" w:cs="Helvetica"/>
          <w:noProof/>
        </w:rPr>
        <w:drawing>
          <wp:inline distT="0" distB="0" distL="0" distR="0" wp14:anchorId="7C296CA8" wp14:editId="1702A0F5">
            <wp:extent cx="5713866" cy="2500630"/>
            <wp:effectExtent l="0" t="0" r="127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163" t="39917" r="2452" b="11526"/>
                    <a:stretch/>
                  </pic:blipFill>
                  <pic:spPr bwMode="auto">
                    <a:xfrm>
                      <a:off x="0" y="0"/>
                      <a:ext cx="5734072" cy="2509473"/>
                    </a:xfrm>
                    <a:prstGeom prst="rect">
                      <a:avLst/>
                    </a:prstGeom>
                    <a:ln>
                      <a:noFill/>
                    </a:ln>
                    <a:extLst>
                      <a:ext uri="{53640926-AAD7-44D8-BBD7-CCE9431645EC}">
                        <a14:shadowObscured xmlns:a14="http://schemas.microsoft.com/office/drawing/2010/main"/>
                      </a:ext>
                    </a:extLst>
                  </pic:spPr>
                </pic:pic>
              </a:graphicData>
            </a:graphic>
          </wp:inline>
        </w:drawing>
      </w:r>
      <w:commentRangeEnd w:id="1"/>
      <w:r w:rsidR="008E694B">
        <w:rPr>
          <w:rStyle w:val="CommentReference"/>
        </w:rPr>
        <w:commentReference w:id="1"/>
      </w:r>
    </w:p>
    <w:p w14:paraId="3F905498" w14:textId="7641D315" w:rsidR="008A643F" w:rsidRPr="007A3E4D" w:rsidRDefault="008A643F" w:rsidP="00D2324D">
      <w:pPr>
        <w:jc w:val="both"/>
        <w:rPr>
          <w:rFonts w:ascii="Helvetica" w:hAnsi="Helvetica" w:cs="Helvetica"/>
        </w:rPr>
      </w:pPr>
      <w:r w:rsidRPr="007A3E4D">
        <w:rPr>
          <w:rFonts w:ascii="Helvetica" w:hAnsi="Helvetica" w:cs="Helvetica"/>
        </w:rPr>
        <w:t xml:space="preserve">Briefly, </w:t>
      </w:r>
      <w:r w:rsidRPr="007A3E4D">
        <w:rPr>
          <w:rFonts w:ascii="Helvetica" w:hAnsi="Helvetica" w:cs="Helvetica"/>
          <w:b/>
          <w:bCs/>
        </w:rPr>
        <w:t>standard pipeline is the most used one</w:t>
      </w:r>
      <w:r w:rsidRPr="007A3E4D">
        <w:rPr>
          <w:rFonts w:ascii="Helvetica" w:hAnsi="Helvetica" w:cs="Helvetica"/>
        </w:rPr>
        <w:t xml:space="preserve"> as it can be easily customized. However, there are many other options:</w:t>
      </w:r>
    </w:p>
    <w:p w14:paraId="564BD5F9" w14:textId="24D713D9" w:rsidR="008A643F" w:rsidRPr="007A3E4D" w:rsidRDefault="008A643F" w:rsidP="008A643F">
      <w:pPr>
        <w:pStyle w:val="ListParagraph"/>
        <w:numPr>
          <w:ilvl w:val="0"/>
          <w:numId w:val="46"/>
        </w:numPr>
        <w:jc w:val="both"/>
        <w:rPr>
          <w:rFonts w:ascii="Helvetica" w:hAnsi="Helvetica" w:cs="Helvetica"/>
        </w:rPr>
      </w:pPr>
      <w:r w:rsidRPr="007A3E4D">
        <w:rPr>
          <w:rFonts w:ascii="Helvetica" w:hAnsi="Helvetica" w:cs="Helvetica"/>
          <w:b/>
          <w:bCs/>
        </w:rPr>
        <w:t>Standard pipeline:</w:t>
      </w:r>
      <w:r w:rsidRPr="007A3E4D">
        <w:rPr>
          <w:rFonts w:ascii="Helvetica" w:hAnsi="Helvetica" w:cs="Helvetica"/>
        </w:rPr>
        <w:t xml:space="preserve"> </w:t>
      </w:r>
      <w:r w:rsidRPr="007A3E4D">
        <w:rPr>
          <w:rFonts w:ascii="Helvetica" w:hAnsi="Helvetica" w:cs="Helvetica"/>
          <w:color w:val="000000" w:themeColor="text1"/>
        </w:rPr>
        <w:t xml:space="preserve">perfect for accurate processing. Every step can be customized. </w:t>
      </w:r>
      <w:r w:rsidR="00EA6EE6" w:rsidRPr="007A3E4D">
        <w:rPr>
          <w:rFonts w:ascii="Helvetica" w:hAnsi="Helvetica" w:cs="Helvetica"/>
          <w:color w:val="000000" w:themeColor="text1"/>
        </w:rPr>
        <w:t>Generally</w:t>
      </w:r>
      <w:r w:rsidR="00AF02AF" w:rsidRPr="007A3E4D">
        <w:rPr>
          <w:rFonts w:ascii="Helvetica" w:hAnsi="Helvetica" w:cs="Helvetica"/>
          <w:color w:val="000000" w:themeColor="text1"/>
        </w:rPr>
        <w:t>,</w:t>
      </w:r>
      <w:r w:rsidRPr="007A3E4D">
        <w:rPr>
          <w:rFonts w:ascii="Helvetica" w:hAnsi="Helvetica" w:cs="Helvetica"/>
          <w:color w:val="000000" w:themeColor="text1"/>
        </w:rPr>
        <w:t xml:space="preserve"> time consuming to run, as every step has to be done “manually”. </w:t>
      </w:r>
      <w:r w:rsidR="00EA6EE6" w:rsidRPr="007A3E4D">
        <w:rPr>
          <w:rFonts w:ascii="Helvetica" w:hAnsi="Helvetica" w:cs="Helvetica"/>
          <w:color w:val="000000" w:themeColor="text1"/>
        </w:rPr>
        <w:t>Requires</w:t>
      </w:r>
      <w:r w:rsidRPr="007A3E4D">
        <w:rPr>
          <w:rFonts w:ascii="Helvetica" w:hAnsi="Helvetica" w:cs="Helvetica"/>
          <w:color w:val="000000" w:themeColor="text1"/>
        </w:rPr>
        <w:t xml:space="preserve"> ZEN, IMAGEJ AND </w:t>
      </w:r>
      <w:commentRangeStart w:id="2"/>
      <w:r w:rsidRPr="007A3E4D">
        <w:rPr>
          <w:rFonts w:ascii="Helvetica" w:hAnsi="Helvetica" w:cs="Helvetica"/>
          <w:color w:val="000000" w:themeColor="text1"/>
        </w:rPr>
        <w:t>CELLPROFILER</w:t>
      </w:r>
      <w:commentRangeEnd w:id="2"/>
      <w:r w:rsidR="008E694B">
        <w:rPr>
          <w:rStyle w:val="CommentReference"/>
        </w:rPr>
        <w:commentReference w:id="2"/>
      </w:r>
      <w:r w:rsidRPr="007A3E4D">
        <w:rPr>
          <w:rFonts w:ascii="Helvetica" w:hAnsi="Helvetica" w:cs="Helvetica"/>
          <w:color w:val="000000" w:themeColor="text1"/>
        </w:rPr>
        <w:t>, apart from MATLAB</w:t>
      </w:r>
      <w:r w:rsidRPr="007A3E4D">
        <w:rPr>
          <w:rFonts w:ascii="Helvetica" w:hAnsi="Helvetica" w:cs="Helvetica"/>
        </w:rPr>
        <w:t>.</w:t>
      </w:r>
    </w:p>
    <w:p w14:paraId="0ED35967" w14:textId="4840D40E" w:rsidR="008A643F" w:rsidRPr="007A3E4D" w:rsidRDefault="00AF02AF" w:rsidP="008A643F">
      <w:pPr>
        <w:pStyle w:val="ListParagraph"/>
        <w:numPr>
          <w:ilvl w:val="0"/>
          <w:numId w:val="46"/>
        </w:numPr>
        <w:jc w:val="both"/>
        <w:rPr>
          <w:rFonts w:ascii="Helvetica" w:hAnsi="Helvetica" w:cs="Helvetica"/>
          <w:b/>
          <w:bCs/>
        </w:rPr>
      </w:pPr>
      <w:r w:rsidRPr="007A3E4D">
        <w:rPr>
          <w:rFonts w:ascii="Helvetica" w:hAnsi="Helvetica" w:cs="Helvetica"/>
          <w:b/>
          <w:bCs/>
        </w:rPr>
        <w:t>ISS</w:t>
      </w:r>
      <w:r w:rsidR="008A643F" w:rsidRPr="007A3E4D">
        <w:rPr>
          <w:rFonts w:ascii="Helvetica" w:hAnsi="Helvetica" w:cs="Helvetica"/>
          <w:b/>
          <w:bCs/>
        </w:rPr>
        <w:t xml:space="preserve"> MATLAB </w:t>
      </w:r>
      <w:bookmarkStart w:id="3" w:name="_GoBack"/>
      <w:bookmarkEnd w:id="3"/>
      <w:r w:rsidR="008A643F" w:rsidRPr="007A3E4D">
        <w:rPr>
          <w:rFonts w:ascii="Helvetica" w:hAnsi="Helvetica" w:cs="Helvetica"/>
          <w:b/>
          <w:bCs/>
        </w:rPr>
        <w:t>class:</w:t>
      </w:r>
    </w:p>
    <w:p w14:paraId="2C95073C" w14:textId="0D5ACB64" w:rsidR="008A643F" w:rsidRPr="007A3E4D" w:rsidRDefault="008A643F" w:rsidP="008A643F">
      <w:pPr>
        <w:pStyle w:val="ListParagraph"/>
        <w:numPr>
          <w:ilvl w:val="0"/>
          <w:numId w:val="46"/>
        </w:numPr>
        <w:jc w:val="both"/>
        <w:rPr>
          <w:rFonts w:ascii="Helvetica" w:hAnsi="Helvetica" w:cs="Helvetica"/>
        </w:rPr>
      </w:pPr>
      <w:r w:rsidRPr="007A3E4D">
        <w:rPr>
          <w:rFonts w:ascii="Helvetica" w:hAnsi="Helvetica" w:cs="Helvetica"/>
          <w:b/>
          <w:bCs/>
        </w:rPr>
        <w:t>Starfish:</w:t>
      </w:r>
      <w:r w:rsidRPr="007A3E4D">
        <w:rPr>
          <w:rFonts w:ascii="Helvetica" w:hAnsi="Helvetica" w:cs="Helvetica"/>
        </w:rPr>
        <w:t xml:space="preserve"> It includes a first step of pre</w:t>
      </w:r>
      <w:r w:rsidR="009D40BE" w:rsidRPr="007A3E4D">
        <w:rPr>
          <w:rFonts w:ascii="Helvetica" w:hAnsi="Helvetica" w:cs="Helvetica"/>
        </w:rPr>
        <w:t>-</w:t>
      </w:r>
      <w:r w:rsidRPr="007A3E4D">
        <w:rPr>
          <w:rFonts w:ascii="Helvetica" w:hAnsi="Helvetica" w:cs="Helvetica"/>
        </w:rPr>
        <w:t xml:space="preserve">preprocessing of the sample, followed by the implementation of the Starfish pipeline. STARFISH is a common analysis tool implemented for different spatial transcriptomics methods such as MERFISH or </w:t>
      </w:r>
      <w:del w:id="4" w:author="Xiaoyan Q." w:date="2019-09-27T18:41:00Z">
        <w:r w:rsidRPr="007A3E4D" w:rsidDel="008E694B">
          <w:rPr>
            <w:rFonts w:ascii="Helvetica" w:hAnsi="Helvetica" w:cs="Helvetica"/>
          </w:rPr>
          <w:delText xml:space="preserve">SMOFISH </w:delText>
        </w:r>
      </w:del>
      <w:ins w:id="5" w:author="Xiaoyan Q." w:date="2019-09-27T18:41:00Z">
        <w:r w:rsidR="008E694B">
          <w:rPr>
            <w:rFonts w:ascii="Helvetica" w:hAnsi="Helvetica" w:cs="Helvetica"/>
          </w:rPr>
          <w:t>osmFISH</w:t>
        </w:r>
        <w:r w:rsidR="008E694B" w:rsidRPr="007A3E4D">
          <w:rPr>
            <w:rFonts w:ascii="Helvetica" w:hAnsi="Helvetica" w:cs="Helvetica"/>
          </w:rPr>
          <w:t xml:space="preserve"> </w:t>
        </w:r>
      </w:ins>
      <w:r w:rsidRPr="007A3E4D">
        <w:rPr>
          <w:rFonts w:ascii="Helvetica" w:hAnsi="Helvetica" w:cs="Helvetica"/>
        </w:rPr>
        <w:t>etc. Therefore, it can be helpful for processing samples and compare them with other methods. It’s quite automatic, so most of the processes are done together. However, it can’t be customized that much</w:t>
      </w:r>
      <w:r w:rsidR="008E2370" w:rsidRPr="007A3E4D">
        <w:rPr>
          <w:rFonts w:ascii="Helvetica" w:hAnsi="Helvetica" w:cs="Helvetica"/>
        </w:rPr>
        <w:t xml:space="preserve">. This pipeline </w:t>
      </w:r>
      <w:r w:rsidR="002F1B17" w:rsidRPr="007A3E4D">
        <w:rPr>
          <w:rFonts w:ascii="Helvetica" w:hAnsi="Helvetica" w:cs="Helvetica"/>
        </w:rPr>
        <w:t>requires</w:t>
      </w:r>
      <w:r w:rsidR="008E2370" w:rsidRPr="007A3E4D">
        <w:rPr>
          <w:rFonts w:ascii="Helvetica" w:hAnsi="Helvetica" w:cs="Helvetica"/>
        </w:rPr>
        <w:t xml:space="preserve"> MATLAB and the specific Starfish package in order to run correctly. </w:t>
      </w:r>
    </w:p>
    <w:p w14:paraId="5CB17B45" w14:textId="2D97A73B" w:rsidR="005E416B" w:rsidRPr="007A3E4D" w:rsidRDefault="008A643F" w:rsidP="00D2324D">
      <w:pPr>
        <w:pStyle w:val="ListParagraph"/>
        <w:numPr>
          <w:ilvl w:val="0"/>
          <w:numId w:val="46"/>
        </w:numPr>
        <w:jc w:val="both"/>
        <w:rPr>
          <w:rFonts w:ascii="Helvetica" w:hAnsi="Helvetica" w:cs="Helvetica"/>
        </w:rPr>
      </w:pPr>
      <w:r w:rsidRPr="007A3E4D">
        <w:rPr>
          <w:rFonts w:ascii="Helvetica" w:hAnsi="Helvetica" w:cs="Helvetica"/>
          <w:b/>
          <w:bCs/>
        </w:rPr>
        <w:t>New pipeline:</w:t>
      </w:r>
      <w:r w:rsidRPr="007A3E4D">
        <w:rPr>
          <w:rFonts w:ascii="Helvetica" w:hAnsi="Helvetica" w:cs="Helvetica"/>
        </w:rPr>
        <w:t xml:space="preserve"> </w:t>
      </w:r>
      <w:r w:rsidRPr="007A3E4D">
        <w:rPr>
          <w:rFonts w:ascii="Helvetica" w:hAnsi="Helvetica" w:cs="Helvetica"/>
          <w:highlight w:val="yellow"/>
        </w:rPr>
        <w:t>yet to come</w:t>
      </w:r>
    </w:p>
    <w:p w14:paraId="77941C92" w14:textId="4613F1E0" w:rsidR="005E416B" w:rsidRPr="007A3E4D" w:rsidRDefault="005E416B" w:rsidP="00D2324D">
      <w:pPr>
        <w:jc w:val="both"/>
        <w:rPr>
          <w:rFonts w:ascii="Helvetica" w:hAnsi="Helvetica" w:cs="Helvetica"/>
        </w:rPr>
      </w:pPr>
      <w:r w:rsidRPr="007A3E4D">
        <w:rPr>
          <w:rFonts w:ascii="Helvetica" w:hAnsi="Helvetica" w:cs="Helvetica"/>
        </w:rPr>
        <w:t xml:space="preserve">When the new pipeline is ready, </w:t>
      </w:r>
      <w:r w:rsidR="003905E2" w:rsidRPr="007A3E4D">
        <w:rPr>
          <w:rFonts w:ascii="Helvetica" w:hAnsi="Helvetica" w:cs="Helvetica"/>
        </w:rPr>
        <w:t>it will</w:t>
      </w:r>
      <w:r w:rsidRPr="007A3E4D">
        <w:rPr>
          <w:rFonts w:ascii="Helvetica" w:hAnsi="Helvetica" w:cs="Helvetica"/>
        </w:rPr>
        <w:t xml:space="preserve"> combine an automatic pipeline with the standard one in the following way:</w:t>
      </w:r>
    </w:p>
    <w:p w14:paraId="76C418D2" w14:textId="7C724604" w:rsidR="00D2324D" w:rsidRPr="007A3E4D" w:rsidRDefault="00D2324D" w:rsidP="00D2324D">
      <w:pPr>
        <w:jc w:val="both"/>
        <w:rPr>
          <w:rFonts w:ascii="Helvetica" w:hAnsi="Helvetica" w:cs="Helvetica"/>
        </w:rPr>
      </w:pPr>
      <w:r w:rsidRPr="007A3E4D">
        <w:rPr>
          <w:rFonts w:ascii="Helvetica" w:hAnsi="Helvetica" w:cs="Helvetica"/>
          <w:noProof/>
        </w:rPr>
        <w:drawing>
          <wp:inline distT="0" distB="0" distL="0" distR="0" wp14:anchorId="46F50F39" wp14:editId="52A267D6">
            <wp:extent cx="5089793" cy="2682796"/>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64" r="1318" b="6628"/>
                    <a:stretch/>
                  </pic:blipFill>
                  <pic:spPr bwMode="auto">
                    <a:xfrm>
                      <a:off x="0" y="0"/>
                      <a:ext cx="5114012" cy="2695562"/>
                    </a:xfrm>
                    <a:prstGeom prst="rect">
                      <a:avLst/>
                    </a:prstGeom>
                    <a:ln>
                      <a:noFill/>
                    </a:ln>
                    <a:extLst>
                      <a:ext uri="{53640926-AAD7-44D8-BBD7-CCE9431645EC}">
                        <a14:shadowObscured xmlns:a14="http://schemas.microsoft.com/office/drawing/2010/main"/>
                      </a:ext>
                    </a:extLst>
                  </pic:spPr>
                </pic:pic>
              </a:graphicData>
            </a:graphic>
          </wp:inline>
        </w:drawing>
      </w:r>
    </w:p>
    <w:p w14:paraId="5A0BE1E8" w14:textId="14E66012" w:rsidR="00144027" w:rsidRPr="007A3E4D" w:rsidRDefault="00144027" w:rsidP="00144027">
      <w:pPr>
        <w:rPr>
          <w:rFonts w:ascii="Helvetica" w:hAnsi="Helvetica" w:cs="Helvetica"/>
        </w:rPr>
      </w:pPr>
    </w:p>
    <w:p w14:paraId="65003D65" w14:textId="3B7654EF" w:rsidR="00144027" w:rsidRPr="007A3E4D" w:rsidRDefault="00144027" w:rsidP="00144027">
      <w:pPr>
        <w:pStyle w:val="Heading1"/>
        <w:rPr>
          <w:rFonts w:ascii="Helvetica" w:hAnsi="Helvetica" w:cs="Helvetica"/>
        </w:rPr>
      </w:pPr>
      <w:bookmarkStart w:id="6" w:name="_Toc20309918"/>
      <w:r w:rsidRPr="007A3E4D">
        <w:rPr>
          <w:rFonts w:ascii="Helvetica" w:hAnsi="Helvetica" w:cs="Helvetica"/>
        </w:rPr>
        <w:t>Standard manual pipeline</w:t>
      </w:r>
      <w:bookmarkEnd w:id="6"/>
    </w:p>
    <w:p w14:paraId="45A526A5" w14:textId="3016F71E" w:rsidR="008E2370" w:rsidRPr="007A3E4D" w:rsidRDefault="008E2370" w:rsidP="008E2370">
      <w:pPr>
        <w:rPr>
          <w:rFonts w:ascii="Helvetica" w:hAnsi="Helvetica" w:cs="Helvetica"/>
        </w:rPr>
      </w:pPr>
      <w:r w:rsidRPr="007A3E4D">
        <w:rPr>
          <w:rFonts w:ascii="Helvetica" w:hAnsi="Helvetica" w:cs="Helvetica"/>
        </w:rPr>
        <w:t>The Standard Manual pipeline follows the following Schema:</w:t>
      </w:r>
    </w:p>
    <w:p w14:paraId="7C130918" w14:textId="05704F8C" w:rsidR="008E2370" w:rsidRPr="007A3E4D" w:rsidRDefault="008E2370" w:rsidP="008E2370">
      <w:pPr>
        <w:jc w:val="center"/>
        <w:rPr>
          <w:rFonts w:ascii="Helvetica" w:hAnsi="Helvetica" w:cs="Helvetica"/>
        </w:rPr>
      </w:pPr>
      <w:r w:rsidRPr="007A3E4D">
        <w:rPr>
          <w:rFonts w:ascii="Helvetica" w:hAnsi="Helvetica" w:cs="Helvetica"/>
          <w:noProof/>
        </w:rPr>
        <w:drawing>
          <wp:inline distT="0" distB="0" distL="0" distR="0" wp14:anchorId="40A85E0A" wp14:editId="341FED52">
            <wp:extent cx="3624550" cy="451538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052" t="28666" r="14162" b="11988"/>
                    <a:stretch/>
                  </pic:blipFill>
                  <pic:spPr bwMode="auto">
                    <a:xfrm>
                      <a:off x="0" y="0"/>
                      <a:ext cx="3635804" cy="4529402"/>
                    </a:xfrm>
                    <a:prstGeom prst="rect">
                      <a:avLst/>
                    </a:prstGeom>
                    <a:ln>
                      <a:noFill/>
                    </a:ln>
                    <a:extLst>
                      <a:ext uri="{53640926-AAD7-44D8-BBD7-CCE9431645EC}">
                        <a14:shadowObscured xmlns:a14="http://schemas.microsoft.com/office/drawing/2010/main"/>
                      </a:ext>
                    </a:extLst>
                  </pic:spPr>
                </pic:pic>
              </a:graphicData>
            </a:graphic>
          </wp:inline>
        </w:drawing>
      </w:r>
    </w:p>
    <w:p w14:paraId="1655D8CC" w14:textId="77777777" w:rsidR="008E2370" w:rsidRPr="007A3E4D" w:rsidRDefault="008E2370" w:rsidP="008E2370">
      <w:pPr>
        <w:rPr>
          <w:rFonts w:ascii="Helvetica" w:hAnsi="Helvetica" w:cs="Helvetica"/>
        </w:rPr>
      </w:pPr>
    </w:p>
    <w:p w14:paraId="06169254" w14:textId="32544CBB" w:rsidR="002F4A37" w:rsidRPr="007A3E4D" w:rsidRDefault="009A673C" w:rsidP="00144027">
      <w:pPr>
        <w:pStyle w:val="Heading2"/>
        <w:rPr>
          <w:rFonts w:ascii="Helvetica" w:hAnsi="Helvetica" w:cs="Helvetica"/>
        </w:rPr>
      </w:pPr>
      <w:bookmarkStart w:id="7" w:name="_Toc20309919"/>
      <w:r w:rsidRPr="007A3E4D">
        <w:rPr>
          <w:rFonts w:ascii="Helvetica" w:hAnsi="Helvetica" w:cs="Helvetica"/>
        </w:rPr>
        <w:t xml:space="preserve">PART </w:t>
      </w:r>
      <w:r w:rsidR="00046F12" w:rsidRPr="007A3E4D">
        <w:rPr>
          <w:rFonts w:ascii="Helvetica" w:hAnsi="Helvetica" w:cs="Helvetica"/>
        </w:rPr>
        <w:t>1</w:t>
      </w:r>
      <w:r w:rsidR="00F0293B" w:rsidRPr="007A3E4D">
        <w:rPr>
          <w:rFonts w:ascii="Helvetica" w:hAnsi="Helvetica" w:cs="Helvetica"/>
        </w:rPr>
        <w:t xml:space="preserve">. </w:t>
      </w:r>
      <w:r w:rsidR="00384662" w:rsidRPr="007A3E4D">
        <w:rPr>
          <w:rFonts w:ascii="Helvetica" w:hAnsi="Helvetica" w:cs="Helvetica"/>
        </w:rPr>
        <w:t>Maximum Intensity P</w:t>
      </w:r>
      <w:r w:rsidR="006C5E5E" w:rsidRPr="007A3E4D">
        <w:rPr>
          <w:rFonts w:ascii="Helvetica" w:hAnsi="Helvetica" w:cs="Helvetica"/>
        </w:rPr>
        <w:t xml:space="preserve">rojection of </w:t>
      </w:r>
      <w:r w:rsidR="00183662" w:rsidRPr="007A3E4D">
        <w:rPr>
          <w:rFonts w:ascii="Helvetica" w:hAnsi="Helvetica" w:cs="Helvetica"/>
        </w:rPr>
        <w:t xml:space="preserve">a </w:t>
      </w:r>
      <w:r w:rsidR="00526F33" w:rsidRPr="007A3E4D">
        <w:rPr>
          <w:rFonts w:ascii="Helvetica" w:hAnsi="Helvetica" w:cs="Helvetica"/>
        </w:rPr>
        <w:t>Z-stack</w:t>
      </w:r>
      <w:r w:rsidR="000C053B" w:rsidRPr="007A3E4D">
        <w:rPr>
          <w:rFonts w:ascii="Helvetica" w:hAnsi="Helvetica" w:cs="Helvetica"/>
        </w:rPr>
        <w:t xml:space="preserve"> </w:t>
      </w:r>
      <w:bookmarkEnd w:id="7"/>
    </w:p>
    <w:p w14:paraId="2FE3C18D" w14:textId="3490050D" w:rsidR="00C5280E" w:rsidRPr="007A3E4D" w:rsidRDefault="00837677" w:rsidP="00C5280E">
      <w:pPr>
        <w:pStyle w:val="NormalWeb"/>
        <w:contextualSpacing/>
        <w:rPr>
          <w:rFonts w:ascii="Helvetica" w:hAnsi="Helvetica" w:cs="Helvetica"/>
          <w:b/>
          <w:color w:val="1F497D" w:themeColor="text2"/>
          <w:sz w:val="24"/>
          <w:szCs w:val="24"/>
        </w:rPr>
      </w:pPr>
      <w:r w:rsidRPr="007A3E4D">
        <w:rPr>
          <w:rFonts w:ascii="Helvetica" w:hAnsi="Helvetica" w:cs="Helvetica"/>
          <w:b/>
          <w:color w:val="1F497D" w:themeColor="text2"/>
          <w:sz w:val="24"/>
          <w:szCs w:val="24"/>
        </w:rPr>
        <w:t>DEFINITION</w:t>
      </w:r>
    </w:p>
    <w:p w14:paraId="58CEE320" w14:textId="37EAC96D" w:rsidR="007F506B" w:rsidRPr="007A3E4D" w:rsidRDefault="007F506B" w:rsidP="00837677">
      <w:pPr>
        <w:pStyle w:val="NormalWeb"/>
        <w:contextualSpacing/>
        <w:jc w:val="both"/>
        <w:rPr>
          <w:rFonts w:ascii="Helvetica" w:hAnsi="Helvetica" w:cs="Helvetica"/>
          <w:sz w:val="22"/>
          <w:szCs w:val="22"/>
        </w:rPr>
      </w:pPr>
      <w:r w:rsidRPr="007A3E4D">
        <w:rPr>
          <w:rFonts w:ascii="Helvetica" w:hAnsi="Helvetica" w:cs="Helvetica"/>
          <w:b/>
          <w:bCs/>
          <w:sz w:val="22"/>
          <w:szCs w:val="22"/>
        </w:rPr>
        <w:t>Maximum intensity projection</w:t>
      </w:r>
      <w:r w:rsidRPr="007A3E4D">
        <w:rPr>
          <w:rFonts w:ascii="Helvetica" w:hAnsi="Helvetica" w:cs="Helvetica"/>
          <w:sz w:val="22"/>
          <w:szCs w:val="22"/>
        </w:rPr>
        <w:t xml:space="preserve"> is a scientific visualization technique that takes 3D data (in our case a Z-stack of microscope images) and turns it into a single 2D image. The projection t</w:t>
      </w:r>
      <w:r w:rsidR="00BB3F40" w:rsidRPr="007A3E4D">
        <w:rPr>
          <w:rFonts w:ascii="Helvetica" w:hAnsi="Helvetica" w:cs="Helvetica"/>
          <w:sz w:val="22"/>
          <w:szCs w:val="22"/>
        </w:rPr>
        <w:t>akes the brightest pixel</w:t>
      </w:r>
      <w:r w:rsidRPr="007A3E4D">
        <w:rPr>
          <w:rFonts w:ascii="Helvetica" w:hAnsi="Helvetica" w:cs="Helvetica"/>
          <w:sz w:val="22"/>
          <w:szCs w:val="22"/>
        </w:rPr>
        <w:t xml:space="preserve"> in each layer and displays that pixel intensity value in the final 2D image. Commonly the projection is created so that it is being viewed “down” into the image stack along the Z axis.</w:t>
      </w:r>
    </w:p>
    <w:p w14:paraId="76A25A9F" w14:textId="108F21DC" w:rsidR="00C5280E" w:rsidRPr="007A3E4D" w:rsidRDefault="00C5280E" w:rsidP="00C5280E">
      <w:pPr>
        <w:pStyle w:val="NormalWeb"/>
        <w:contextualSpacing/>
        <w:rPr>
          <w:rFonts w:ascii="Helvetica" w:hAnsi="Helvetica" w:cs="Helvetica"/>
          <w:sz w:val="24"/>
          <w:szCs w:val="24"/>
        </w:rPr>
      </w:pPr>
    </w:p>
    <w:p w14:paraId="5E12AC4B" w14:textId="6040B4D3" w:rsidR="00837677" w:rsidRPr="007A3E4D" w:rsidRDefault="00837677" w:rsidP="00C5280E">
      <w:pPr>
        <w:pStyle w:val="NormalWeb"/>
        <w:contextualSpacing/>
        <w:rPr>
          <w:rFonts w:ascii="Helvetica" w:hAnsi="Helvetica" w:cs="Helvetica"/>
          <w:b/>
          <w:bCs/>
          <w:color w:val="C0504D" w:themeColor="accent2"/>
          <w:sz w:val="24"/>
          <w:szCs w:val="24"/>
        </w:rPr>
      </w:pPr>
      <w:r w:rsidRPr="007A3E4D">
        <w:rPr>
          <w:rFonts w:ascii="Helvetica" w:hAnsi="Helvetica" w:cs="Helvetica"/>
          <w:b/>
          <w:bCs/>
          <w:color w:val="C0504D" w:themeColor="accent2"/>
          <w:sz w:val="24"/>
          <w:szCs w:val="24"/>
        </w:rPr>
        <w:t>USAGE</w:t>
      </w:r>
    </w:p>
    <w:p w14:paraId="11456BA4" w14:textId="2F0F4E26" w:rsidR="00C5280E" w:rsidRPr="007A3E4D" w:rsidRDefault="00C469AD" w:rsidP="002F4A37">
      <w:pPr>
        <w:pStyle w:val="NormalWeb"/>
        <w:rPr>
          <w:rFonts w:ascii="Helvetica" w:hAnsi="Helvetica" w:cs="Helvetica"/>
          <w:sz w:val="24"/>
          <w:szCs w:val="24"/>
        </w:rPr>
      </w:pPr>
      <w:r w:rsidRPr="007A3E4D">
        <w:rPr>
          <w:rFonts w:ascii="Helvetica" w:hAnsi="Helvetica" w:cs="Helvetica"/>
          <w:b/>
          <w:sz w:val="22"/>
          <w:szCs w:val="22"/>
        </w:rPr>
        <w:t>NOTE!</w:t>
      </w:r>
      <w:r w:rsidRPr="007A3E4D">
        <w:rPr>
          <w:rFonts w:ascii="Helvetica" w:hAnsi="Helvetica" w:cs="Helvetica"/>
          <w:sz w:val="22"/>
          <w:szCs w:val="22"/>
        </w:rPr>
        <w:t xml:space="preserve"> </w:t>
      </w:r>
      <w:r w:rsidR="002F4A37" w:rsidRPr="007A3E4D">
        <w:rPr>
          <w:rFonts w:ascii="Helvetica" w:hAnsi="Helvetica" w:cs="Helvetica"/>
          <w:sz w:val="22"/>
          <w:szCs w:val="22"/>
        </w:rPr>
        <w:t>For convenience</w:t>
      </w:r>
      <w:r w:rsidR="00163B1C" w:rsidRPr="007A3E4D">
        <w:rPr>
          <w:rFonts w:ascii="Helvetica" w:hAnsi="Helvetica" w:cs="Helvetica"/>
          <w:sz w:val="22"/>
          <w:szCs w:val="22"/>
        </w:rPr>
        <w:t>,</w:t>
      </w:r>
      <w:r w:rsidRPr="007A3E4D">
        <w:rPr>
          <w:rFonts w:ascii="Helvetica" w:hAnsi="Helvetica" w:cs="Helvetica"/>
          <w:sz w:val="22"/>
          <w:szCs w:val="22"/>
        </w:rPr>
        <w:t xml:space="preserve"> all m</w:t>
      </w:r>
      <w:r w:rsidR="002F4A37" w:rsidRPr="007A3E4D">
        <w:rPr>
          <w:rFonts w:ascii="Helvetica" w:hAnsi="Helvetica" w:cs="Helvetica"/>
          <w:sz w:val="22"/>
          <w:szCs w:val="22"/>
        </w:rPr>
        <w:t>icroscope image file</w:t>
      </w:r>
      <w:r w:rsidRPr="007A3E4D">
        <w:rPr>
          <w:rFonts w:ascii="Helvetica" w:hAnsi="Helvetica" w:cs="Helvetica"/>
          <w:sz w:val="22"/>
          <w:szCs w:val="22"/>
        </w:rPr>
        <w:t>s</w:t>
      </w:r>
      <w:r w:rsidR="002F4A37" w:rsidRPr="007A3E4D">
        <w:rPr>
          <w:rFonts w:ascii="Helvetica" w:hAnsi="Helvetica" w:cs="Helvetica"/>
          <w:sz w:val="22"/>
          <w:szCs w:val="22"/>
        </w:rPr>
        <w:t xml:space="preserve"> “czi” </w:t>
      </w:r>
      <w:r w:rsidR="00163B1C" w:rsidRPr="007A3E4D">
        <w:rPr>
          <w:rFonts w:ascii="Helvetica" w:hAnsi="Helvetica" w:cs="Helvetica"/>
          <w:sz w:val="22"/>
          <w:szCs w:val="22"/>
        </w:rPr>
        <w:t xml:space="preserve">can be moved </w:t>
      </w:r>
      <w:r w:rsidR="002F4A37" w:rsidRPr="007A3E4D">
        <w:rPr>
          <w:rFonts w:ascii="Helvetica" w:hAnsi="Helvetica" w:cs="Helvetica"/>
          <w:sz w:val="22"/>
          <w:szCs w:val="22"/>
        </w:rPr>
        <w:t xml:space="preserve">into common folder, </w:t>
      </w:r>
      <w:r w:rsidR="00163B1C" w:rsidRPr="007A3E4D">
        <w:rPr>
          <w:rFonts w:ascii="Helvetica" w:hAnsi="Helvetica" w:cs="Helvetica"/>
          <w:sz w:val="22"/>
          <w:szCs w:val="22"/>
        </w:rPr>
        <w:t xml:space="preserve">e.g. </w:t>
      </w:r>
      <w:r w:rsidR="007A3E4D">
        <w:rPr>
          <w:rFonts w:ascii="Helvetica" w:hAnsi="Helvetica" w:cs="Helvetica"/>
          <w:sz w:val="22"/>
          <w:szCs w:val="22"/>
        </w:rPr>
        <w:t xml:space="preserve">“Analysis” folder, and given common name </w:t>
      </w:r>
      <w:r w:rsidR="002F4A37" w:rsidRPr="007A3E4D">
        <w:rPr>
          <w:rFonts w:ascii="Helvetica" w:hAnsi="Helvetica" w:cs="Helvetica"/>
          <w:sz w:val="22"/>
          <w:szCs w:val="22"/>
        </w:rPr>
        <w:t>that differ</w:t>
      </w:r>
      <w:r w:rsidR="007A3E4D">
        <w:rPr>
          <w:rFonts w:ascii="Helvetica" w:hAnsi="Helvetica" w:cs="Helvetica"/>
          <w:sz w:val="22"/>
          <w:szCs w:val="22"/>
        </w:rPr>
        <w:t>s</w:t>
      </w:r>
      <w:r w:rsidR="002F4A37" w:rsidRPr="007A3E4D">
        <w:rPr>
          <w:rFonts w:ascii="Helvetica" w:hAnsi="Helvetica" w:cs="Helvetica"/>
          <w:sz w:val="22"/>
          <w:szCs w:val="22"/>
        </w:rPr>
        <w:t xml:space="preserve"> only by Base number, for example “Start Date of experiment_Experiment Name_Base 1”, “Start Date of Experiment_Experiment Name_Base 2”</w:t>
      </w:r>
      <w:r w:rsidR="000F7986" w:rsidRPr="007A3E4D">
        <w:rPr>
          <w:rFonts w:ascii="Helvetica" w:hAnsi="Helvetica" w:cs="Helvetica"/>
          <w:sz w:val="22"/>
          <w:szCs w:val="22"/>
        </w:rPr>
        <w:t xml:space="preserve"> </w:t>
      </w:r>
      <w:r w:rsidR="007A3E4D">
        <w:rPr>
          <w:rFonts w:ascii="Helvetica" w:hAnsi="Helvetica" w:cs="Helvetica"/>
          <w:sz w:val="22"/>
          <w:szCs w:val="22"/>
        </w:rPr>
        <w:t>etc</w:t>
      </w:r>
      <w:r w:rsidR="002F4A37" w:rsidRPr="007A3E4D">
        <w:rPr>
          <w:rFonts w:ascii="Helvetica" w:hAnsi="Helvetica" w:cs="Helvetica"/>
          <w:sz w:val="24"/>
          <w:szCs w:val="24"/>
        </w:rPr>
        <w:t>.</w:t>
      </w:r>
    </w:p>
    <w:p w14:paraId="00B7D366" w14:textId="0E877359" w:rsidR="00837677" w:rsidRPr="007A3E4D" w:rsidRDefault="00837677" w:rsidP="002F4A37">
      <w:pPr>
        <w:pStyle w:val="NormalWeb"/>
        <w:rPr>
          <w:rFonts w:ascii="Helvetica" w:hAnsi="Helvetica" w:cs="Helvetica"/>
          <w:sz w:val="24"/>
          <w:szCs w:val="24"/>
        </w:rPr>
      </w:pPr>
    </w:p>
    <w:p w14:paraId="2AAD5AFC" w14:textId="3AC05CE0" w:rsidR="009A673C" w:rsidRPr="007A3E4D" w:rsidRDefault="009A673C" w:rsidP="002F4A37">
      <w:pPr>
        <w:pStyle w:val="NormalWeb"/>
        <w:rPr>
          <w:rFonts w:ascii="Helvetica" w:hAnsi="Helvetica" w:cs="Helvetica"/>
          <w:sz w:val="22"/>
          <w:szCs w:val="22"/>
        </w:rPr>
      </w:pPr>
      <w:r w:rsidRPr="007A3E4D">
        <w:rPr>
          <w:rFonts w:ascii="Helvetica" w:hAnsi="Helvetica" w:cs="Helvetica"/>
          <w:sz w:val="22"/>
          <w:szCs w:val="22"/>
        </w:rPr>
        <w:lastRenderedPageBreak/>
        <w:t xml:space="preserve">To create a maximum intensity projection of the </w:t>
      </w:r>
      <w:r w:rsidR="00C00F29" w:rsidRPr="007A3E4D">
        <w:rPr>
          <w:rFonts w:ascii="Helvetica" w:hAnsi="Helvetica" w:cs="Helvetica"/>
          <w:sz w:val="22"/>
          <w:szCs w:val="22"/>
        </w:rPr>
        <w:t>images</w:t>
      </w:r>
      <w:r w:rsidRPr="007A3E4D">
        <w:rPr>
          <w:rFonts w:ascii="Helvetica" w:hAnsi="Helvetica" w:cs="Helvetica"/>
          <w:sz w:val="22"/>
          <w:szCs w:val="22"/>
        </w:rPr>
        <w:t xml:space="preserve">, </w:t>
      </w:r>
      <w:r w:rsidR="00384662" w:rsidRPr="007A3E4D">
        <w:rPr>
          <w:rFonts w:ascii="Helvetica" w:hAnsi="Helvetica" w:cs="Helvetica"/>
          <w:sz w:val="22"/>
          <w:szCs w:val="22"/>
        </w:rPr>
        <w:t>follow</w:t>
      </w:r>
      <w:r w:rsidR="00C00F29" w:rsidRPr="007A3E4D">
        <w:rPr>
          <w:rFonts w:ascii="Helvetica" w:hAnsi="Helvetica" w:cs="Helvetica"/>
          <w:sz w:val="22"/>
          <w:szCs w:val="22"/>
        </w:rPr>
        <w:t xml:space="preserve"> </w:t>
      </w:r>
      <w:r w:rsidR="002041FA" w:rsidRPr="007A3E4D">
        <w:rPr>
          <w:rFonts w:ascii="Helvetica" w:hAnsi="Helvetica" w:cs="Helvetica"/>
          <w:sz w:val="22"/>
          <w:szCs w:val="22"/>
        </w:rPr>
        <w:t xml:space="preserve">the </w:t>
      </w:r>
      <w:r w:rsidR="00C00F29" w:rsidRPr="007A3E4D">
        <w:rPr>
          <w:rFonts w:ascii="Helvetica" w:hAnsi="Helvetica" w:cs="Helvetica"/>
          <w:sz w:val="22"/>
          <w:szCs w:val="22"/>
        </w:rPr>
        <w:t>steps</w:t>
      </w:r>
      <w:r w:rsidR="002041FA" w:rsidRPr="007A3E4D">
        <w:rPr>
          <w:rFonts w:ascii="Helvetica" w:hAnsi="Helvetica" w:cs="Helvetica"/>
          <w:sz w:val="22"/>
          <w:szCs w:val="22"/>
        </w:rPr>
        <w:t xml:space="preserve"> below</w:t>
      </w:r>
      <w:r w:rsidR="00C00F29" w:rsidRPr="007A3E4D">
        <w:rPr>
          <w:rFonts w:ascii="Helvetica" w:hAnsi="Helvetica" w:cs="Helvetica"/>
          <w:sz w:val="22"/>
          <w:szCs w:val="22"/>
        </w:rPr>
        <w:t>:</w:t>
      </w:r>
      <w:r w:rsidRPr="007A3E4D">
        <w:rPr>
          <w:rFonts w:ascii="Helvetica" w:hAnsi="Helvetica" w:cs="Helvetica"/>
          <w:sz w:val="22"/>
          <w:szCs w:val="22"/>
        </w:rPr>
        <w:t xml:space="preserve"> </w:t>
      </w:r>
    </w:p>
    <w:p w14:paraId="728C6E75" w14:textId="77777777" w:rsidR="007F6622" w:rsidRPr="007A3E4D" w:rsidRDefault="002F4A37" w:rsidP="007F6622">
      <w:pPr>
        <w:pStyle w:val="NormalWeb"/>
        <w:numPr>
          <w:ilvl w:val="0"/>
          <w:numId w:val="20"/>
        </w:numPr>
        <w:rPr>
          <w:rFonts w:ascii="Helvetica" w:hAnsi="Helvetica" w:cs="Helvetica"/>
          <w:sz w:val="22"/>
          <w:szCs w:val="22"/>
        </w:rPr>
      </w:pPr>
      <w:r w:rsidRPr="007A3E4D">
        <w:rPr>
          <w:rFonts w:ascii="Helvetica" w:hAnsi="Helvetica" w:cs="Helvetica"/>
          <w:sz w:val="22"/>
          <w:szCs w:val="22"/>
        </w:rPr>
        <w:t xml:space="preserve">Open “czi” image file </w:t>
      </w:r>
      <w:r w:rsidR="00025979" w:rsidRPr="007A3E4D">
        <w:rPr>
          <w:rFonts w:ascii="Helvetica" w:hAnsi="Helvetica" w:cs="Helvetica"/>
          <w:sz w:val="22"/>
          <w:szCs w:val="22"/>
        </w:rPr>
        <w:t xml:space="preserve">in </w:t>
      </w:r>
      <w:r w:rsidR="00025979" w:rsidRPr="007A3E4D">
        <w:rPr>
          <w:rFonts w:ascii="Helvetica" w:hAnsi="Helvetica" w:cs="Helvetica"/>
          <w:b/>
          <w:sz w:val="22"/>
          <w:szCs w:val="22"/>
        </w:rPr>
        <w:t>ZEN</w:t>
      </w:r>
      <w:r w:rsidR="00025979" w:rsidRPr="007A3E4D">
        <w:rPr>
          <w:rFonts w:ascii="Helvetica" w:hAnsi="Helvetica" w:cs="Helvetica"/>
          <w:sz w:val="22"/>
          <w:szCs w:val="22"/>
        </w:rPr>
        <w:t xml:space="preserve"> </w:t>
      </w:r>
      <w:r w:rsidR="00025979" w:rsidRPr="007A3E4D">
        <w:rPr>
          <w:rFonts w:ascii="Helvetica" w:hAnsi="Helvetica" w:cs="Helvetica"/>
          <w:b/>
          <w:sz w:val="22"/>
          <w:szCs w:val="22"/>
        </w:rPr>
        <w:t>BLUE</w:t>
      </w:r>
      <w:r w:rsidR="00EC4D68" w:rsidRPr="007A3E4D">
        <w:rPr>
          <w:rFonts w:ascii="Helvetica" w:hAnsi="Helvetica" w:cs="Helvetica"/>
          <w:b/>
          <w:sz w:val="22"/>
          <w:szCs w:val="22"/>
        </w:rPr>
        <w:t xml:space="preserve"> (version 2.3)</w:t>
      </w:r>
      <w:r w:rsidRPr="007A3E4D">
        <w:rPr>
          <w:rFonts w:ascii="Helvetica" w:hAnsi="Helvetica" w:cs="Helvetica"/>
          <w:sz w:val="22"/>
          <w:szCs w:val="22"/>
        </w:rPr>
        <w:t>. Start with “</w:t>
      </w:r>
      <w:r w:rsidR="007F6622" w:rsidRPr="007A3E4D">
        <w:rPr>
          <w:rFonts w:ascii="Helvetica" w:hAnsi="Helvetica" w:cs="Helvetica"/>
          <w:sz w:val="22"/>
          <w:szCs w:val="22"/>
        </w:rPr>
        <w:t>BASE1” FILE</w:t>
      </w:r>
      <w:r w:rsidR="006C5E5E" w:rsidRPr="007A3E4D">
        <w:rPr>
          <w:rFonts w:ascii="Helvetica" w:hAnsi="Helvetica" w:cs="Helvetica"/>
          <w:sz w:val="22"/>
          <w:szCs w:val="22"/>
        </w:rPr>
        <w:t>;</w:t>
      </w:r>
      <w:r w:rsidRPr="007A3E4D">
        <w:rPr>
          <w:rFonts w:ascii="Helvetica" w:hAnsi="Helvetica" w:cs="Helvetica"/>
          <w:sz w:val="22"/>
          <w:szCs w:val="22"/>
        </w:rPr>
        <w:t xml:space="preserve"> continue with each base one by one.</w:t>
      </w:r>
    </w:p>
    <w:p w14:paraId="29B984DD" w14:textId="10767D10" w:rsidR="00CA1A92" w:rsidRPr="007A3E4D" w:rsidRDefault="007237A4" w:rsidP="007F6622">
      <w:pPr>
        <w:pStyle w:val="NormalWeb"/>
        <w:numPr>
          <w:ilvl w:val="0"/>
          <w:numId w:val="20"/>
        </w:numPr>
        <w:rPr>
          <w:rFonts w:ascii="Helvetica" w:hAnsi="Helvetica" w:cs="Helvetica"/>
          <w:sz w:val="22"/>
          <w:szCs w:val="22"/>
        </w:rPr>
      </w:pPr>
      <w:r w:rsidRPr="007A3E4D">
        <w:rPr>
          <w:rFonts w:ascii="Helvetica" w:hAnsi="Helvetica" w:cs="Helvetica"/>
          <w:sz w:val="22"/>
          <w:szCs w:val="22"/>
        </w:rPr>
        <w:t>In the</w:t>
      </w:r>
      <w:r w:rsidR="00CA1A92" w:rsidRPr="007A3E4D">
        <w:rPr>
          <w:rFonts w:ascii="Helvetica" w:hAnsi="Helvetica" w:cs="Helvetica"/>
          <w:sz w:val="22"/>
          <w:szCs w:val="22"/>
        </w:rPr>
        <w:t xml:space="preserve"> </w:t>
      </w:r>
      <w:r w:rsidRPr="007A3E4D">
        <w:rPr>
          <w:rFonts w:ascii="Helvetica" w:hAnsi="Helvetica" w:cs="Helvetica"/>
          <w:sz w:val="22"/>
          <w:szCs w:val="22"/>
        </w:rPr>
        <w:t>DISPLAY</w:t>
      </w:r>
      <w:r w:rsidR="00CA1A92" w:rsidRPr="007A3E4D">
        <w:rPr>
          <w:rFonts w:ascii="Helvetica" w:hAnsi="Helvetica" w:cs="Helvetica"/>
          <w:sz w:val="22"/>
          <w:szCs w:val="22"/>
        </w:rPr>
        <w:t xml:space="preserve"> </w:t>
      </w:r>
      <w:r w:rsidRPr="007A3E4D">
        <w:rPr>
          <w:rFonts w:ascii="Helvetica" w:hAnsi="Helvetica" w:cs="Helvetica"/>
          <w:sz w:val="22"/>
          <w:szCs w:val="22"/>
        </w:rPr>
        <w:t>tab choose BEST FIT</w:t>
      </w:r>
      <w:r w:rsidRPr="007A3E4D">
        <w:rPr>
          <w:rFonts w:ascii="Helvetica" w:hAnsi="Helvetica" w:cs="Helvetica"/>
          <w:sz w:val="22"/>
          <w:szCs w:val="22"/>
        </w:rPr>
        <w:sym w:font="Wingdings 3" w:char="F075"/>
      </w:r>
      <w:r w:rsidR="00C11301" w:rsidRPr="007A3E4D">
        <w:rPr>
          <w:rFonts w:ascii="Helvetica" w:hAnsi="Helvetica" w:cs="Helvetica"/>
          <w:sz w:val="22"/>
          <w:szCs w:val="22"/>
        </w:rPr>
        <w:t xml:space="preserve">Select </w:t>
      </w:r>
      <w:r w:rsidR="00CA1A92" w:rsidRPr="007A3E4D">
        <w:rPr>
          <w:rFonts w:ascii="Helvetica" w:hAnsi="Helvetica" w:cs="Helvetica"/>
          <w:sz w:val="22"/>
          <w:szCs w:val="22"/>
        </w:rPr>
        <w:t xml:space="preserve">DAPI </w:t>
      </w:r>
      <w:r w:rsidR="00C11301" w:rsidRPr="007A3E4D">
        <w:rPr>
          <w:rFonts w:ascii="Helvetica" w:hAnsi="Helvetica" w:cs="Helvetica"/>
          <w:sz w:val="22"/>
          <w:szCs w:val="22"/>
        </w:rPr>
        <w:t>CHANNEL</w:t>
      </w:r>
      <w:r w:rsidR="00C11301" w:rsidRPr="007A3E4D">
        <w:rPr>
          <w:rFonts w:ascii="Helvetica" w:hAnsi="Helvetica" w:cs="Helvetica"/>
          <w:sz w:val="22"/>
          <w:szCs w:val="22"/>
        </w:rPr>
        <w:sym w:font="Wingdings 3" w:char="F075"/>
      </w:r>
      <w:r w:rsidR="00CA1A92" w:rsidRPr="007A3E4D">
        <w:rPr>
          <w:rFonts w:ascii="Helvetica" w:hAnsi="Helvetica" w:cs="Helvetica"/>
          <w:sz w:val="22"/>
          <w:szCs w:val="22"/>
        </w:rPr>
        <w:t xml:space="preserve"> </w:t>
      </w:r>
      <w:r w:rsidR="00C11301" w:rsidRPr="007A3E4D">
        <w:rPr>
          <w:rFonts w:ascii="Helvetica" w:hAnsi="Helvetica" w:cs="Helvetica"/>
          <w:sz w:val="22"/>
          <w:szCs w:val="22"/>
        </w:rPr>
        <w:t>go through</w:t>
      </w:r>
      <w:r w:rsidR="00CA1A92" w:rsidRPr="007A3E4D">
        <w:rPr>
          <w:rFonts w:ascii="Helvetica" w:hAnsi="Helvetica" w:cs="Helvetica"/>
          <w:sz w:val="22"/>
          <w:szCs w:val="22"/>
        </w:rPr>
        <w:t xml:space="preserve"> </w:t>
      </w:r>
      <w:r w:rsidR="00C11301" w:rsidRPr="007A3E4D">
        <w:rPr>
          <w:rFonts w:ascii="Helvetica" w:hAnsi="Helvetica" w:cs="Helvetica"/>
          <w:sz w:val="22"/>
          <w:szCs w:val="22"/>
        </w:rPr>
        <w:t xml:space="preserve">Image </w:t>
      </w:r>
      <w:r w:rsidR="00CA1A92" w:rsidRPr="007A3E4D">
        <w:rPr>
          <w:rFonts w:ascii="Helvetica" w:hAnsi="Helvetica" w:cs="Helvetica"/>
          <w:sz w:val="22"/>
          <w:szCs w:val="22"/>
        </w:rPr>
        <w:t>Z-</w:t>
      </w:r>
      <w:r w:rsidR="00730C77" w:rsidRPr="007A3E4D">
        <w:rPr>
          <w:rFonts w:ascii="Helvetica" w:hAnsi="Helvetica" w:cs="Helvetica"/>
          <w:sz w:val="22"/>
          <w:szCs w:val="22"/>
        </w:rPr>
        <w:t>STACKS</w:t>
      </w:r>
      <w:r w:rsidR="00CA1A92" w:rsidRPr="007A3E4D">
        <w:rPr>
          <w:rFonts w:ascii="Helvetica" w:hAnsi="Helvetica" w:cs="Helvetica"/>
          <w:sz w:val="22"/>
          <w:szCs w:val="22"/>
        </w:rPr>
        <w:t xml:space="preserve"> one by one to identify </w:t>
      </w:r>
      <w:r w:rsidR="00C11301" w:rsidRPr="007A3E4D">
        <w:rPr>
          <w:rFonts w:ascii="Helvetica" w:hAnsi="Helvetica" w:cs="Helvetica"/>
          <w:sz w:val="22"/>
          <w:szCs w:val="22"/>
        </w:rPr>
        <w:t>layers that best show the object(s) of interest.</w:t>
      </w:r>
    </w:p>
    <w:p w14:paraId="1CB4228A" w14:textId="760F97D5" w:rsidR="00CA1A92" w:rsidRPr="007A3E4D" w:rsidRDefault="00CA1A92" w:rsidP="00C11301">
      <w:pPr>
        <w:pStyle w:val="NormalWeb"/>
        <w:numPr>
          <w:ilvl w:val="0"/>
          <w:numId w:val="20"/>
        </w:numPr>
        <w:ind w:left="714" w:hanging="357"/>
        <w:contextualSpacing/>
        <w:rPr>
          <w:rFonts w:ascii="Helvetica" w:hAnsi="Helvetica" w:cs="Helvetica"/>
          <w:sz w:val="22"/>
          <w:szCs w:val="22"/>
        </w:rPr>
      </w:pPr>
      <w:r w:rsidRPr="007A3E4D">
        <w:rPr>
          <w:rFonts w:ascii="Helvetica" w:hAnsi="Helvetica" w:cs="Helvetica"/>
          <w:sz w:val="22"/>
          <w:szCs w:val="22"/>
        </w:rPr>
        <w:t>Repeat</w:t>
      </w:r>
      <w:r w:rsidR="00C11301" w:rsidRPr="007A3E4D">
        <w:rPr>
          <w:rFonts w:ascii="Helvetica" w:hAnsi="Helvetica" w:cs="Helvetica"/>
          <w:sz w:val="22"/>
          <w:szCs w:val="22"/>
        </w:rPr>
        <w:t xml:space="preserve"> step 2 for all remaining channels one by one</w:t>
      </w:r>
    </w:p>
    <w:p w14:paraId="6B22D74C" w14:textId="04B4094A" w:rsidR="006251AC" w:rsidRPr="007A3E4D" w:rsidRDefault="006251AC" w:rsidP="002041FA">
      <w:pPr>
        <w:pStyle w:val="NormalWeb"/>
        <w:numPr>
          <w:ilvl w:val="0"/>
          <w:numId w:val="20"/>
        </w:numPr>
        <w:rPr>
          <w:rFonts w:ascii="Helvetica" w:hAnsi="Helvetica" w:cs="Helvetica"/>
          <w:sz w:val="22"/>
          <w:szCs w:val="22"/>
        </w:rPr>
      </w:pPr>
      <w:r w:rsidRPr="007A3E4D">
        <w:rPr>
          <w:rFonts w:ascii="Helvetica" w:hAnsi="Helvetica" w:cs="Helvetica"/>
          <w:sz w:val="22"/>
          <w:szCs w:val="22"/>
        </w:rPr>
        <w:t>In the PROCESSING tab (left side), within the</w:t>
      </w:r>
      <w:r w:rsidR="004552C1" w:rsidRPr="007A3E4D">
        <w:rPr>
          <w:rFonts w:ascii="Helvetica" w:hAnsi="Helvetica" w:cs="Helvetica"/>
          <w:sz w:val="22"/>
          <w:szCs w:val="22"/>
        </w:rPr>
        <w:t xml:space="preserve"> METHOD window, choose </w:t>
      </w:r>
      <w:r w:rsidRPr="007A3E4D">
        <w:rPr>
          <w:rFonts w:ascii="Helvetica" w:hAnsi="Helvetica" w:cs="Helvetica"/>
          <w:sz w:val="22"/>
          <w:szCs w:val="22"/>
        </w:rPr>
        <w:sym w:font="Wingdings 3" w:char="F075"/>
      </w:r>
      <w:r w:rsidRPr="007A3E4D">
        <w:rPr>
          <w:rFonts w:ascii="Helvetica" w:hAnsi="Helvetica" w:cs="Helvetica"/>
          <w:sz w:val="22"/>
          <w:szCs w:val="22"/>
        </w:rPr>
        <w:t xml:space="preserve">ORTHOGONAL PROJECTION </w:t>
      </w:r>
    </w:p>
    <w:p w14:paraId="0964575A" w14:textId="77777777" w:rsidR="00C5280E" w:rsidRPr="007A3E4D" w:rsidRDefault="00C5280E" w:rsidP="00C5280E">
      <w:pPr>
        <w:pStyle w:val="NormalWeb"/>
        <w:numPr>
          <w:ilvl w:val="0"/>
          <w:numId w:val="20"/>
        </w:numPr>
        <w:rPr>
          <w:rFonts w:ascii="Helvetica" w:hAnsi="Helvetica" w:cs="Helvetica"/>
          <w:sz w:val="22"/>
          <w:szCs w:val="22"/>
        </w:rPr>
      </w:pPr>
      <w:r w:rsidRPr="007A3E4D">
        <w:rPr>
          <w:rFonts w:ascii="Helvetica" w:hAnsi="Helvetica" w:cs="Helvetica"/>
          <w:sz w:val="22"/>
          <w:szCs w:val="22"/>
        </w:rPr>
        <w:t>In PARAMETERS tab</w:t>
      </w:r>
      <w:r w:rsidRPr="007A3E4D">
        <w:rPr>
          <w:rFonts w:ascii="Helvetica" w:hAnsi="Helvetica" w:cs="Helvetica"/>
          <w:sz w:val="22"/>
          <w:szCs w:val="22"/>
        </w:rPr>
        <w:sym w:font="Wingdings 3" w:char="F075"/>
      </w:r>
      <w:r w:rsidRPr="007A3E4D">
        <w:rPr>
          <w:rFonts w:ascii="Helvetica" w:hAnsi="Helvetica" w:cs="Helvetica"/>
          <w:sz w:val="22"/>
          <w:szCs w:val="22"/>
        </w:rPr>
        <w:t>Set START POSITION and THICKNESS depending on number of Z-stacks to be projected</w:t>
      </w:r>
      <w:r w:rsidRPr="007A3E4D">
        <w:rPr>
          <w:rFonts w:ascii="Helvetica" w:hAnsi="Helvetica" w:cs="Helvetica"/>
          <w:sz w:val="22"/>
          <w:szCs w:val="22"/>
        </w:rPr>
        <w:sym w:font="Wingdings 3" w:char="F075"/>
      </w:r>
      <w:r w:rsidRPr="007A3E4D">
        <w:rPr>
          <w:rFonts w:ascii="Helvetica" w:hAnsi="Helvetica" w:cs="Helvetica"/>
          <w:sz w:val="22"/>
          <w:szCs w:val="22"/>
        </w:rPr>
        <w:t>APPLY</w:t>
      </w:r>
    </w:p>
    <w:p w14:paraId="193B0CBC" w14:textId="24A0E0E2" w:rsidR="00C5280E" w:rsidRPr="007A3E4D" w:rsidRDefault="00C5280E" w:rsidP="00C5280E">
      <w:pPr>
        <w:pStyle w:val="NormalWeb"/>
        <w:ind w:left="720"/>
        <w:rPr>
          <w:rFonts w:ascii="Helvetica" w:hAnsi="Helvetica" w:cs="Helvetica"/>
          <w:sz w:val="22"/>
          <w:szCs w:val="22"/>
        </w:rPr>
      </w:pPr>
      <w:r w:rsidRPr="007A3E4D">
        <w:rPr>
          <w:rFonts w:ascii="Helvetica" w:hAnsi="Helvetica" w:cs="Helvetica"/>
          <w:b/>
          <w:sz w:val="22"/>
          <w:szCs w:val="22"/>
        </w:rPr>
        <w:t>OBS!</w:t>
      </w:r>
      <w:r w:rsidRPr="007A3E4D">
        <w:rPr>
          <w:rFonts w:ascii="Helvetica" w:hAnsi="Helvetica" w:cs="Helvetica"/>
          <w:sz w:val="22"/>
          <w:szCs w:val="22"/>
        </w:rPr>
        <w:t xml:space="preserve"> START POSITION 0 = Z-STACK1; THIKNESS indicates number of Z-stacks (including Z-stack start position). </w:t>
      </w:r>
    </w:p>
    <w:p w14:paraId="6D554D70" w14:textId="53FC3332" w:rsidR="00282BC2" w:rsidRPr="007A3E4D" w:rsidRDefault="00D734F1" w:rsidP="00204ECD">
      <w:pPr>
        <w:pStyle w:val="NormalWeb"/>
        <w:rPr>
          <w:rFonts w:ascii="Helvetica" w:hAnsi="Helvetica" w:cs="Helvetica"/>
          <w:sz w:val="24"/>
          <w:szCs w:val="24"/>
          <w:highlight w:val="yellow"/>
        </w:rPr>
      </w:pPr>
      <w:r w:rsidRPr="007A3E4D">
        <w:rPr>
          <w:rFonts w:ascii="Helvetica" w:hAnsi="Helvetica" w:cs="Helvetica"/>
          <w:noProof/>
          <w:sz w:val="24"/>
          <w:szCs w:val="24"/>
        </w:rPr>
        <mc:AlternateContent>
          <mc:Choice Requires="wps">
            <w:drawing>
              <wp:anchor distT="0" distB="0" distL="114300" distR="114300" simplePos="0" relativeHeight="251682816" behindDoc="0" locked="0" layoutInCell="1" allowOverlap="1" wp14:anchorId="7BB5AB78" wp14:editId="63BC626D">
                <wp:simplePos x="0" y="0"/>
                <wp:positionH relativeFrom="column">
                  <wp:posOffset>2185732</wp:posOffset>
                </wp:positionH>
                <wp:positionV relativeFrom="paragraph">
                  <wp:posOffset>4526771</wp:posOffset>
                </wp:positionV>
                <wp:extent cx="342900" cy="0"/>
                <wp:effectExtent l="0" t="152400" r="12700" b="228600"/>
                <wp:wrapNone/>
                <wp:docPr id="60" name="Straight Arrow Connector 60"/>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24BA19C" id="_x0000_t32" coordsize="21600,21600" o:spt="32" o:oned="t" path="m,l21600,21600e" filled="f">
                <v:path arrowok="t" fillok="f" o:connecttype="none"/>
                <o:lock v:ext="edit" shapetype="t"/>
              </v:shapetype>
              <v:shape id="Straight Arrow Connector 60" o:spid="_x0000_s1026" type="#_x0000_t32" style="position:absolute;margin-left:172.1pt;margin-top:356.45pt;width:27pt;height:0;flip:x;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" strokecolor="yellow" strokeweight="5.5pt">
                <v:stroke endarrow="block"/>
                <v:shadow on="t" color="black" opacity="28180f" origin="-.5,-.5" offset=".74836mm,.74836mm"/>
              </v:shape>
            </w:pict>
          </mc:Fallback>
        </mc:AlternateContent>
      </w:r>
      <w:r w:rsidRPr="007A3E4D">
        <w:rPr>
          <w:rFonts w:ascii="Helvetica" w:hAnsi="Helvetica" w:cs="Helvetica"/>
          <w:noProof/>
          <w:sz w:val="24"/>
          <w:szCs w:val="24"/>
        </w:rPr>
        <mc:AlternateContent>
          <mc:Choice Requires="wps">
            <w:drawing>
              <wp:anchor distT="0" distB="0" distL="114300" distR="114300" simplePos="0" relativeHeight="251680768" behindDoc="0" locked="0" layoutInCell="1" allowOverlap="1" wp14:anchorId="5CAF6FFC" wp14:editId="49B80F89">
                <wp:simplePos x="0" y="0"/>
                <wp:positionH relativeFrom="column">
                  <wp:posOffset>2160967</wp:posOffset>
                </wp:positionH>
                <wp:positionV relativeFrom="paragraph">
                  <wp:posOffset>4302084</wp:posOffset>
                </wp:positionV>
                <wp:extent cx="342900" cy="0"/>
                <wp:effectExtent l="0" t="152400" r="12700" b="228600"/>
                <wp:wrapNone/>
                <wp:docPr id="59" name="Straight Arrow Connector 59"/>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0CBD53" id="Straight Arrow Connector 59" o:spid="_x0000_s1026" type="#_x0000_t32" style="position:absolute;margin-left:170.15pt;margin-top:338.75pt;width:27pt;height:0;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QecUg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" strokecolor="yellow" strokeweight="5.5pt">
                <v:stroke endarrow="block"/>
                <v:shadow on="t" color="black" opacity="28180f" origin="-.5,-.5" offset=".74836mm,.74836mm"/>
              </v:shape>
            </w:pict>
          </mc:Fallback>
        </mc:AlternateContent>
      </w:r>
      <w:r w:rsidRPr="007A3E4D">
        <w:rPr>
          <w:rFonts w:ascii="Helvetica" w:hAnsi="Helvetica" w:cs="Helvetica"/>
          <w:noProof/>
          <w:sz w:val="24"/>
          <w:szCs w:val="24"/>
        </w:rPr>
        <mc:AlternateContent>
          <mc:Choice Requires="wps">
            <w:drawing>
              <wp:anchor distT="0" distB="0" distL="114300" distR="114300" simplePos="0" relativeHeight="251678720" behindDoc="0" locked="0" layoutInCell="1" allowOverlap="1" wp14:anchorId="7855BC90" wp14:editId="52BB5FF9">
                <wp:simplePos x="0" y="0"/>
                <wp:positionH relativeFrom="column">
                  <wp:posOffset>2171085</wp:posOffset>
                </wp:positionH>
                <wp:positionV relativeFrom="paragraph">
                  <wp:posOffset>2410849</wp:posOffset>
                </wp:positionV>
                <wp:extent cx="342900" cy="0"/>
                <wp:effectExtent l="0" t="152400" r="12700" b="228600"/>
                <wp:wrapNone/>
                <wp:docPr id="58" name="Straight Arrow Connector 58"/>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1230ED" id="Straight Arrow Connector 58" o:spid="_x0000_s1026" type="#_x0000_t32" style="position:absolute;margin-left:170.95pt;margin-top:189.85pt;width:27pt;height:0;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KtUQ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" strokecolor="yellow" strokeweight="5.5pt">
                <v:stroke endarrow="block"/>
                <v:shadow on="t" color="black" opacity="28180f" origin="-.5,-.5" offset=".74836mm,.74836mm"/>
              </v:shape>
            </w:pict>
          </mc:Fallback>
        </mc:AlternateContent>
      </w:r>
      <w:r w:rsidR="00751515" w:rsidRPr="007A3E4D">
        <w:rPr>
          <w:rFonts w:ascii="Helvetica" w:hAnsi="Helvetica" w:cs="Helvetica"/>
          <w:noProof/>
          <w:sz w:val="24"/>
          <w:szCs w:val="24"/>
        </w:rPr>
        <mc:AlternateContent>
          <mc:Choice Requires="wps">
            <w:drawing>
              <wp:anchor distT="0" distB="0" distL="114300" distR="114300" simplePos="0" relativeHeight="251676672" behindDoc="0" locked="0" layoutInCell="1" allowOverlap="1" wp14:anchorId="37D8201A" wp14:editId="0A93E35A">
                <wp:simplePos x="0" y="0"/>
                <wp:positionH relativeFrom="column">
                  <wp:posOffset>914400</wp:posOffset>
                </wp:positionH>
                <wp:positionV relativeFrom="paragraph">
                  <wp:posOffset>457200</wp:posOffset>
                </wp:positionV>
                <wp:extent cx="342900" cy="0"/>
                <wp:effectExtent l="0" t="152400" r="12700" b="228600"/>
                <wp:wrapNone/>
                <wp:docPr id="57" name="Straight Arrow Connector 57"/>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47ED12" id="Straight Arrow Connector 57" o:spid="_x0000_s1026" type="#_x0000_t32" style="position:absolute;margin-left:1in;margin-top:36pt;width:27pt;height:0;flip:x;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" strokecolor="yellow" strokeweight="5.5pt">
                <v:stroke endarrow="block"/>
                <v:shadow on="t" color="black" opacity="28180f" origin="-.5,-.5" offset=".74836mm,.74836mm"/>
              </v:shape>
            </w:pict>
          </mc:Fallback>
        </mc:AlternateContent>
      </w:r>
      <w:r w:rsidR="00204ECD" w:rsidRPr="007A3E4D">
        <w:rPr>
          <w:rFonts w:ascii="Helvetica" w:hAnsi="Helvetica" w:cs="Helvetica"/>
          <w:noProof/>
          <w:sz w:val="24"/>
          <w:szCs w:val="24"/>
          <w:highlight w:val="yellow"/>
        </w:rPr>
        <w:drawing>
          <wp:inline distT="0" distB="0" distL="0" distR="0" wp14:anchorId="47140191" wp14:editId="2E3FB4D2">
            <wp:extent cx="2210328" cy="507344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2217790" cy="5090572"/>
                    </a:xfrm>
                    <a:prstGeom prst="rect">
                      <a:avLst/>
                    </a:prstGeom>
                  </pic:spPr>
                </pic:pic>
              </a:graphicData>
            </a:graphic>
          </wp:inline>
        </w:drawing>
      </w:r>
    </w:p>
    <w:p w14:paraId="6CE71D01" w14:textId="25BF4AC3" w:rsidR="00C616F6" w:rsidRPr="007A3E4D" w:rsidRDefault="00C616F6" w:rsidP="00B8005A">
      <w:pPr>
        <w:pStyle w:val="NormalWeb"/>
        <w:contextualSpacing/>
        <w:rPr>
          <w:rFonts w:ascii="Helvetica" w:hAnsi="Helvetica" w:cs="Helvetica"/>
          <w:b/>
          <w:color w:val="76923C" w:themeColor="accent3" w:themeShade="BF"/>
          <w:sz w:val="24"/>
          <w:szCs w:val="24"/>
        </w:rPr>
      </w:pPr>
      <w:r w:rsidRPr="007A3E4D">
        <w:rPr>
          <w:rFonts w:ascii="Helvetica" w:hAnsi="Helvetica" w:cs="Helvetica"/>
          <w:b/>
          <w:color w:val="76923C" w:themeColor="accent3" w:themeShade="BF"/>
          <w:sz w:val="24"/>
          <w:szCs w:val="24"/>
        </w:rPr>
        <w:t>EXAMPLE:</w:t>
      </w:r>
    </w:p>
    <w:p w14:paraId="361ADD8E" w14:textId="24754191" w:rsidR="00176C7C" w:rsidRPr="007A3E4D" w:rsidRDefault="00AF6E53" w:rsidP="00176C7C">
      <w:pPr>
        <w:pStyle w:val="NormalWeb"/>
        <w:ind w:left="357"/>
        <w:contextualSpacing/>
        <w:rPr>
          <w:rFonts w:ascii="Helvetica" w:hAnsi="Helvetica" w:cs="Helvetica"/>
          <w:color w:val="76923C" w:themeColor="accent3" w:themeShade="BF"/>
          <w:sz w:val="24"/>
          <w:szCs w:val="24"/>
        </w:rPr>
      </w:pPr>
      <w:r w:rsidRPr="007A3E4D">
        <w:rPr>
          <w:rFonts w:ascii="Helvetica" w:hAnsi="Helvetica" w:cs="Helvetica"/>
          <w:color w:val="76923C" w:themeColor="accent3" w:themeShade="BF"/>
          <w:sz w:val="24"/>
          <w:szCs w:val="24"/>
        </w:rPr>
        <w:t xml:space="preserve">Total </w:t>
      </w:r>
      <w:r w:rsidR="00176C7C" w:rsidRPr="007A3E4D">
        <w:rPr>
          <w:rFonts w:ascii="Helvetica" w:hAnsi="Helvetica" w:cs="Helvetica"/>
          <w:color w:val="76923C" w:themeColor="accent3" w:themeShade="BF"/>
          <w:sz w:val="24"/>
          <w:szCs w:val="24"/>
        </w:rPr>
        <w:t>Z-stacks=</w:t>
      </w:r>
      <w:r w:rsidRPr="007A3E4D">
        <w:rPr>
          <w:rFonts w:ascii="Helvetica" w:hAnsi="Helvetica" w:cs="Helvetica"/>
          <w:color w:val="76923C" w:themeColor="accent3" w:themeShade="BF"/>
          <w:sz w:val="24"/>
          <w:szCs w:val="24"/>
        </w:rPr>
        <w:t xml:space="preserve">12 </w:t>
      </w:r>
    </w:p>
    <w:p w14:paraId="717D3746" w14:textId="77777777" w:rsidR="00157206" w:rsidRPr="007A3E4D" w:rsidRDefault="00176C7C" w:rsidP="00176C7C">
      <w:pPr>
        <w:pStyle w:val="NormalWeb"/>
        <w:ind w:left="357"/>
        <w:contextualSpacing/>
        <w:rPr>
          <w:rFonts w:ascii="Helvetica" w:hAnsi="Helvetica" w:cs="Helvetica"/>
          <w:color w:val="76923C" w:themeColor="accent3" w:themeShade="BF"/>
          <w:sz w:val="24"/>
          <w:szCs w:val="24"/>
        </w:rPr>
      </w:pPr>
      <w:r w:rsidRPr="007A3E4D">
        <w:rPr>
          <w:rFonts w:ascii="Helvetica" w:hAnsi="Helvetica" w:cs="Helvetica"/>
          <w:color w:val="76923C" w:themeColor="accent3" w:themeShade="BF"/>
          <w:sz w:val="24"/>
          <w:szCs w:val="24"/>
        </w:rPr>
        <w:t xml:space="preserve">Z-stacks </w:t>
      </w:r>
      <w:r w:rsidR="00157206" w:rsidRPr="007A3E4D">
        <w:rPr>
          <w:rFonts w:ascii="Helvetica" w:hAnsi="Helvetica" w:cs="Helvetica"/>
          <w:color w:val="76923C" w:themeColor="accent3" w:themeShade="BF"/>
          <w:sz w:val="24"/>
          <w:szCs w:val="24"/>
        </w:rPr>
        <w:t>in focus</w:t>
      </w:r>
      <w:r w:rsidRPr="007A3E4D">
        <w:rPr>
          <w:rFonts w:ascii="Helvetica" w:hAnsi="Helvetica" w:cs="Helvetica"/>
          <w:color w:val="76923C" w:themeColor="accent3" w:themeShade="BF"/>
          <w:sz w:val="24"/>
          <w:szCs w:val="24"/>
        </w:rPr>
        <w:t>:</w:t>
      </w:r>
      <w:r w:rsidR="00157206" w:rsidRPr="007A3E4D">
        <w:rPr>
          <w:rFonts w:ascii="Helvetica" w:hAnsi="Helvetica" w:cs="Helvetica"/>
          <w:color w:val="76923C" w:themeColor="accent3" w:themeShade="BF"/>
          <w:sz w:val="24"/>
          <w:szCs w:val="24"/>
        </w:rPr>
        <w:t xml:space="preserve"> 3 to 9</w:t>
      </w:r>
    </w:p>
    <w:p w14:paraId="3DB3CFF7" w14:textId="0742EB50" w:rsidR="00663D1B" w:rsidRPr="007A3E4D" w:rsidRDefault="00C616F6" w:rsidP="00176C7C">
      <w:pPr>
        <w:pStyle w:val="NormalWeb"/>
        <w:ind w:left="357"/>
        <w:contextualSpacing/>
        <w:rPr>
          <w:rFonts w:ascii="Helvetica" w:hAnsi="Helvetica" w:cs="Helvetica"/>
          <w:color w:val="76923C" w:themeColor="accent3" w:themeShade="BF"/>
          <w:sz w:val="24"/>
          <w:szCs w:val="24"/>
        </w:rPr>
      </w:pPr>
      <w:r w:rsidRPr="007A3E4D">
        <w:rPr>
          <w:rFonts w:ascii="Helvetica" w:hAnsi="Helvetica" w:cs="Helvetica"/>
          <w:color w:val="76923C" w:themeColor="accent3" w:themeShade="BF"/>
          <w:sz w:val="24"/>
          <w:szCs w:val="24"/>
        </w:rPr>
        <w:t>Put</w:t>
      </w:r>
      <w:r w:rsidRPr="007A3E4D">
        <w:rPr>
          <w:rFonts w:ascii="Helvetica" w:hAnsi="Helvetica" w:cs="Helvetica"/>
          <w:color w:val="76923C" w:themeColor="accent3" w:themeShade="BF"/>
          <w:sz w:val="24"/>
          <w:szCs w:val="24"/>
        </w:rPr>
        <w:sym w:font="Wingdings 3" w:char="F075"/>
      </w:r>
      <w:r w:rsidRPr="007A3E4D">
        <w:rPr>
          <w:rFonts w:ascii="Helvetica" w:hAnsi="Helvetica" w:cs="Helvetica"/>
          <w:color w:val="76923C" w:themeColor="accent3" w:themeShade="BF"/>
          <w:sz w:val="24"/>
          <w:szCs w:val="24"/>
        </w:rPr>
        <w:t xml:space="preserve">Start </w:t>
      </w:r>
      <w:r w:rsidR="00157206" w:rsidRPr="007A3E4D">
        <w:rPr>
          <w:rFonts w:ascii="Helvetica" w:hAnsi="Helvetica" w:cs="Helvetica"/>
          <w:color w:val="76923C" w:themeColor="accent3" w:themeShade="BF"/>
          <w:sz w:val="24"/>
          <w:szCs w:val="24"/>
        </w:rPr>
        <w:t>Position=2;</w:t>
      </w:r>
      <w:r w:rsidR="00AF6E53" w:rsidRPr="007A3E4D">
        <w:rPr>
          <w:rFonts w:ascii="Helvetica" w:hAnsi="Helvetica" w:cs="Helvetica"/>
          <w:color w:val="76923C" w:themeColor="accent3" w:themeShade="BF"/>
          <w:sz w:val="24"/>
          <w:szCs w:val="24"/>
        </w:rPr>
        <w:t xml:space="preserve"> Thickness=8.</w:t>
      </w:r>
    </w:p>
    <w:p w14:paraId="6D88B73D" w14:textId="30EA9ED7" w:rsidR="00837677" w:rsidRPr="007A3E4D" w:rsidRDefault="00837677" w:rsidP="00837677">
      <w:pPr>
        <w:pStyle w:val="NormalWeb"/>
        <w:rPr>
          <w:rFonts w:ascii="Helvetica" w:hAnsi="Helvetica" w:cs="Helvetica"/>
          <w:sz w:val="24"/>
          <w:szCs w:val="24"/>
        </w:rPr>
      </w:pPr>
    </w:p>
    <w:p w14:paraId="5465BE5C" w14:textId="77777777" w:rsidR="00837677" w:rsidRPr="007A3E4D" w:rsidRDefault="00837677" w:rsidP="00837677">
      <w:pPr>
        <w:pStyle w:val="Heading2"/>
        <w:rPr>
          <w:rFonts w:ascii="Helvetica" w:hAnsi="Helvetica" w:cs="Helvetica"/>
        </w:rPr>
      </w:pPr>
      <w:r w:rsidRPr="007A3E4D">
        <w:rPr>
          <w:rFonts w:ascii="Helvetica" w:hAnsi="Helvetica" w:cs="Helvetica"/>
        </w:rPr>
        <w:lastRenderedPageBreak/>
        <w:t>PART 2: Stitching (done in zen)</w:t>
      </w:r>
    </w:p>
    <w:p w14:paraId="645F9159" w14:textId="30BCE460" w:rsidR="00837677" w:rsidRPr="007A3E4D" w:rsidRDefault="00837677" w:rsidP="00837677">
      <w:pPr>
        <w:pStyle w:val="NormalWeb"/>
        <w:contextualSpacing/>
        <w:rPr>
          <w:rFonts w:ascii="Helvetica" w:hAnsi="Helvetica" w:cs="Helvetica"/>
          <w:b/>
          <w:color w:val="1F497D" w:themeColor="text2"/>
          <w:sz w:val="24"/>
          <w:szCs w:val="24"/>
        </w:rPr>
      </w:pPr>
      <w:r w:rsidRPr="007A3E4D">
        <w:rPr>
          <w:rFonts w:ascii="Helvetica" w:hAnsi="Helvetica" w:cs="Helvetica"/>
          <w:b/>
          <w:color w:val="1F497D" w:themeColor="text2"/>
          <w:sz w:val="24"/>
          <w:szCs w:val="24"/>
        </w:rPr>
        <w:t>DEFINITION</w:t>
      </w:r>
    </w:p>
    <w:p w14:paraId="2AE541F1" w14:textId="4741197D" w:rsidR="00837677" w:rsidRPr="007A3E4D" w:rsidRDefault="00C315F2" w:rsidP="00C315F2">
      <w:pPr>
        <w:jc w:val="both"/>
        <w:rPr>
          <w:rFonts w:ascii="Helvetica" w:hAnsi="Helvetica" w:cs="Helvetica"/>
        </w:rPr>
      </w:pPr>
      <w:r>
        <w:rPr>
          <w:rFonts w:ascii="Helvetica" w:hAnsi="Helvetica" w:cs="Helvetica"/>
        </w:rPr>
        <w:t xml:space="preserve">The </w:t>
      </w:r>
      <w:r w:rsidRPr="00C315F2">
        <w:rPr>
          <w:rFonts w:ascii="Helvetica" w:hAnsi="Helvetica" w:cs="Helvetica"/>
        </w:rPr>
        <w:t>images generated from the tile scan are not au</w:t>
      </w:r>
      <w:r>
        <w:rPr>
          <w:rFonts w:ascii="Helvetica" w:hAnsi="Helvetica" w:cs="Helvetica"/>
        </w:rPr>
        <w:t xml:space="preserve">tomatically stitched together. To stitch the tiled </w:t>
      </w:r>
      <w:r w:rsidRPr="00C315F2">
        <w:rPr>
          <w:rFonts w:ascii="Helvetica" w:hAnsi="Helvetica" w:cs="Helvetica"/>
        </w:rPr>
        <w:t>image, the stitch function under th</w:t>
      </w:r>
      <w:r>
        <w:rPr>
          <w:rFonts w:ascii="Helvetica" w:hAnsi="Helvetica" w:cs="Helvetica"/>
        </w:rPr>
        <w:t xml:space="preserve">e processing tab must be used. </w:t>
      </w:r>
      <w:r w:rsidRPr="00C315F2">
        <w:rPr>
          <w:rFonts w:ascii="Helvetica" w:hAnsi="Helvetica" w:cs="Helvetica"/>
        </w:rPr>
        <w:t>O</w:t>
      </w:r>
      <w:r>
        <w:rPr>
          <w:rFonts w:ascii="Helvetica" w:hAnsi="Helvetica" w:cs="Helvetica"/>
        </w:rPr>
        <w:t xml:space="preserve">nce the image to be stitched is </w:t>
      </w:r>
      <w:r w:rsidRPr="00C315F2">
        <w:rPr>
          <w:rFonts w:ascii="Helvetica" w:hAnsi="Helvetica" w:cs="Helvetica"/>
        </w:rPr>
        <w:t>selected, a thresh</w:t>
      </w:r>
      <w:r>
        <w:rPr>
          <w:rFonts w:ascii="Helvetica" w:hAnsi="Helvetica" w:cs="Helvetica"/>
        </w:rPr>
        <w:t xml:space="preserve">old for stitching must be set. </w:t>
      </w:r>
      <w:r w:rsidRPr="00C315F2">
        <w:rPr>
          <w:rFonts w:ascii="Helvetica" w:hAnsi="Helvetica" w:cs="Helvetica"/>
        </w:rPr>
        <w:t>This threshold paramete</w:t>
      </w:r>
      <w:r>
        <w:rPr>
          <w:rFonts w:ascii="Helvetica" w:hAnsi="Helvetica" w:cs="Helvetica"/>
        </w:rPr>
        <w:t xml:space="preserve">r can be thought of as a metric </w:t>
      </w:r>
      <w:r w:rsidRPr="00C315F2">
        <w:rPr>
          <w:rFonts w:ascii="Helvetica" w:hAnsi="Helvetica" w:cs="Helvetica"/>
        </w:rPr>
        <w:t>of how strict the software will be when trying t</w:t>
      </w:r>
      <w:r>
        <w:rPr>
          <w:rFonts w:ascii="Helvetica" w:hAnsi="Helvetica" w:cs="Helvetica"/>
        </w:rPr>
        <w:t xml:space="preserve">o match features across tiles. If the threshold is too </w:t>
      </w:r>
      <w:r w:rsidRPr="00C315F2">
        <w:rPr>
          <w:rFonts w:ascii="Helvetica" w:hAnsi="Helvetica" w:cs="Helvetica"/>
        </w:rPr>
        <w:t xml:space="preserve">strict/loose then sample features that span across tiles may not be reconstructed correctly.   </w:t>
      </w:r>
      <w:r w:rsidR="00F55333">
        <w:rPr>
          <w:rFonts w:ascii="Helvetica" w:hAnsi="Helvetica" w:cs="Helvetica"/>
        </w:rPr>
        <w:t xml:space="preserve"> </w:t>
      </w:r>
      <w:r w:rsidR="00837677" w:rsidRPr="007A3E4D">
        <w:rPr>
          <w:rFonts w:ascii="Helvetica" w:hAnsi="Helvetica" w:cs="Helvetica"/>
        </w:rPr>
        <w:t xml:space="preserve"> </w:t>
      </w:r>
    </w:p>
    <w:p w14:paraId="641743C8" w14:textId="77777777" w:rsidR="00837677" w:rsidRPr="007A3E4D" w:rsidRDefault="00837677" w:rsidP="00837677">
      <w:pPr>
        <w:pStyle w:val="NormalWeb"/>
        <w:contextualSpacing/>
        <w:rPr>
          <w:rFonts w:ascii="Helvetica" w:hAnsi="Helvetica" w:cs="Helvetica"/>
          <w:b/>
          <w:bCs/>
          <w:color w:val="C0504D" w:themeColor="accent2"/>
          <w:sz w:val="24"/>
          <w:szCs w:val="24"/>
        </w:rPr>
      </w:pPr>
      <w:r w:rsidRPr="007A3E4D">
        <w:rPr>
          <w:rFonts w:ascii="Helvetica" w:hAnsi="Helvetica" w:cs="Helvetica"/>
          <w:b/>
          <w:bCs/>
          <w:color w:val="C0504D" w:themeColor="accent2"/>
          <w:sz w:val="24"/>
          <w:szCs w:val="24"/>
        </w:rPr>
        <w:t>USAGE</w:t>
      </w:r>
    </w:p>
    <w:p w14:paraId="2DA0DC9B" w14:textId="1B339984" w:rsidR="00837677" w:rsidRPr="007A3E4D" w:rsidRDefault="00837677" w:rsidP="00837677">
      <w:pPr>
        <w:rPr>
          <w:rFonts w:ascii="Helvetica" w:hAnsi="Helvetica" w:cs="Helvetica"/>
        </w:rPr>
      </w:pPr>
      <w:r w:rsidRPr="007A3E4D">
        <w:rPr>
          <w:rFonts w:ascii="Helvetica" w:hAnsi="Helvetica" w:cs="Helvetica"/>
        </w:rPr>
        <w:t>Stitching is done just after the last step of the previous section.</w:t>
      </w:r>
    </w:p>
    <w:p w14:paraId="364D1B25" w14:textId="4667C073" w:rsidR="00837677" w:rsidRPr="007A3E4D" w:rsidRDefault="00837677" w:rsidP="00837677">
      <w:pPr>
        <w:rPr>
          <w:rFonts w:ascii="Helvetica" w:hAnsi="Helvetica" w:cs="Helvetica"/>
          <w:color w:val="76923C" w:themeColor="accent3" w:themeShade="BF"/>
        </w:rPr>
      </w:pPr>
      <w:r w:rsidRPr="007A3E4D">
        <w:rPr>
          <w:rFonts w:ascii="Helvetica" w:hAnsi="Helvetica" w:cs="Helvetica"/>
          <w:color w:val="76923C" w:themeColor="accent3" w:themeShade="BF"/>
        </w:rPr>
        <w:t xml:space="preserve">      1. </w:t>
      </w:r>
      <w:r w:rsidR="000C053B" w:rsidRPr="007A3E4D">
        <w:rPr>
          <w:rFonts w:ascii="Helvetica" w:hAnsi="Helvetica" w:cs="Helvetica"/>
          <w:color w:val="76923C" w:themeColor="accent3" w:themeShade="BF"/>
        </w:rPr>
        <w:t>Optional</w:t>
      </w:r>
      <w:r w:rsidR="000C053B" w:rsidRPr="007A3E4D">
        <w:rPr>
          <w:rFonts w:ascii="Helvetica" w:hAnsi="Helvetica" w:cs="Helvetica"/>
          <w:color w:val="76923C" w:themeColor="accent3" w:themeShade="BF"/>
        </w:rPr>
        <w:sym w:font="Wingdings 3" w:char="F075"/>
      </w:r>
      <w:r w:rsidR="000C053B" w:rsidRPr="007A3E4D">
        <w:rPr>
          <w:rFonts w:ascii="Helvetica" w:hAnsi="Helvetica" w:cs="Helvetica"/>
          <w:color w:val="76923C" w:themeColor="accent3" w:themeShade="BF"/>
        </w:rPr>
        <w:t xml:space="preserve">SAVE </w:t>
      </w:r>
      <w:r w:rsidR="00A05477">
        <w:rPr>
          <w:rFonts w:ascii="Helvetica" w:hAnsi="Helvetica" w:cs="Helvetica"/>
          <w:color w:val="76923C" w:themeColor="accent3" w:themeShade="BF"/>
        </w:rPr>
        <w:t xml:space="preserve">MIP </w:t>
      </w:r>
      <w:r w:rsidR="000C053B" w:rsidRPr="007A3E4D">
        <w:rPr>
          <w:rFonts w:ascii="Helvetica" w:hAnsi="Helvetica" w:cs="Helvetica"/>
          <w:color w:val="76923C" w:themeColor="accent3" w:themeShade="BF"/>
        </w:rPr>
        <w:t>FILE or proceed</w:t>
      </w:r>
      <w:r w:rsidR="000C053B" w:rsidRPr="007A3E4D">
        <w:rPr>
          <w:rFonts w:ascii="Helvetica" w:hAnsi="Helvetica" w:cs="Helvetica"/>
          <w:color w:val="76923C" w:themeColor="accent3" w:themeShade="BF"/>
        </w:rPr>
        <w:sym w:font="Wingdings 3" w:char="F075"/>
      </w:r>
      <w:r w:rsidR="000C053B" w:rsidRPr="007A3E4D">
        <w:rPr>
          <w:rFonts w:ascii="Helvetica" w:hAnsi="Helvetica" w:cs="Helvetica"/>
          <w:color w:val="76923C" w:themeColor="accent3" w:themeShade="BF"/>
        </w:rPr>
        <w:t>STITCHNING</w:t>
      </w:r>
    </w:p>
    <w:p w14:paraId="03918C31" w14:textId="77777777" w:rsidR="00837677" w:rsidRPr="007A3E4D" w:rsidRDefault="00837677" w:rsidP="00837677">
      <w:pPr>
        <w:ind w:firstLine="360"/>
        <w:rPr>
          <w:rFonts w:ascii="Helvetica" w:hAnsi="Helvetica" w:cs="Helvetica"/>
          <w:color w:val="76923C" w:themeColor="accent3" w:themeShade="BF"/>
        </w:rPr>
      </w:pPr>
      <w:r w:rsidRPr="007A3E4D">
        <w:rPr>
          <w:rFonts w:ascii="Helvetica" w:hAnsi="Helvetica" w:cs="Helvetica"/>
          <w:color w:val="76923C" w:themeColor="accent3" w:themeShade="BF"/>
          <w:lang w:val="de-AT"/>
        </w:rPr>
        <w:t xml:space="preserve">2. </w:t>
      </w:r>
      <w:r w:rsidR="005121D8" w:rsidRPr="007A3E4D">
        <w:rPr>
          <w:rFonts w:ascii="Helvetica" w:hAnsi="Helvetica" w:cs="Helvetica"/>
          <w:color w:val="76923C" w:themeColor="accent3" w:themeShade="BF"/>
          <w:lang w:val="de-AT"/>
        </w:rPr>
        <w:t>In TOOLS tab</w:t>
      </w:r>
      <w:r w:rsidR="005121D8" w:rsidRPr="007A3E4D">
        <w:rPr>
          <w:rFonts w:ascii="Helvetica" w:hAnsi="Helvetica" w:cs="Helvetica"/>
          <w:color w:val="76923C" w:themeColor="accent3" w:themeShade="BF"/>
        </w:rPr>
        <w:sym w:font="Wingdings 3" w:char="F075"/>
      </w:r>
      <w:r w:rsidR="005121D8" w:rsidRPr="007A3E4D">
        <w:rPr>
          <w:rFonts w:ascii="Helvetica" w:hAnsi="Helvetica" w:cs="Helvetica"/>
          <w:color w:val="76923C" w:themeColor="accent3" w:themeShade="BF"/>
          <w:lang w:val="de-AT"/>
        </w:rPr>
        <w:t>MODULE MANAGER</w:t>
      </w:r>
      <w:r w:rsidR="005121D8" w:rsidRPr="007A3E4D">
        <w:rPr>
          <w:rFonts w:ascii="Helvetica" w:hAnsi="Helvetica" w:cs="Helvetica"/>
          <w:color w:val="76923C" w:themeColor="accent3" w:themeShade="BF"/>
        </w:rPr>
        <w:sym w:font="Wingdings 3" w:char="F075"/>
      </w:r>
      <w:r w:rsidR="005121D8" w:rsidRPr="007A3E4D">
        <w:rPr>
          <w:rFonts w:ascii="Helvetica" w:hAnsi="Helvetica" w:cs="Helvetica"/>
          <w:color w:val="76923C" w:themeColor="accent3" w:themeShade="BF"/>
        </w:rPr>
        <w:t xml:space="preserve"> Activate </w:t>
      </w:r>
      <w:r w:rsidR="005121D8" w:rsidRPr="007A3E4D">
        <w:rPr>
          <w:rFonts w:ascii="Helvetica" w:hAnsi="Helvetica" w:cs="Helvetica"/>
          <w:color w:val="76923C" w:themeColor="accent3" w:themeShade="BF"/>
          <w:lang w:val="de-AT"/>
        </w:rPr>
        <w:t>PANORAMA</w:t>
      </w:r>
      <w:r w:rsidR="005121D8" w:rsidRPr="007A3E4D">
        <w:rPr>
          <w:rFonts w:ascii="Helvetica" w:hAnsi="Helvetica" w:cs="Helvetica"/>
          <w:color w:val="76923C" w:themeColor="accent3" w:themeShade="BF"/>
        </w:rPr>
        <w:t xml:space="preserve"> </w:t>
      </w:r>
    </w:p>
    <w:p w14:paraId="60CC12D6" w14:textId="77777777" w:rsidR="00837677" w:rsidRPr="007A3E4D" w:rsidRDefault="00837677" w:rsidP="00837677">
      <w:pPr>
        <w:ind w:firstLine="360"/>
        <w:rPr>
          <w:rFonts w:ascii="Helvetica" w:hAnsi="Helvetica" w:cs="Helvetica"/>
          <w:color w:val="76923C" w:themeColor="accent3" w:themeShade="BF"/>
        </w:rPr>
      </w:pPr>
      <w:r w:rsidRPr="007A3E4D">
        <w:rPr>
          <w:rFonts w:ascii="Helvetica" w:hAnsi="Helvetica" w:cs="Helvetica"/>
          <w:color w:val="76923C" w:themeColor="accent3" w:themeShade="BF"/>
        </w:rPr>
        <w:t xml:space="preserve">3. </w:t>
      </w:r>
      <w:r w:rsidR="005121D8" w:rsidRPr="007A3E4D">
        <w:rPr>
          <w:rFonts w:ascii="Helvetica" w:hAnsi="Helvetica" w:cs="Helvetica"/>
          <w:color w:val="76923C" w:themeColor="accent3" w:themeShade="BF"/>
        </w:rPr>
        <w:t>In PROCCESSING tab</w:t>
      </w:r>
      <w:r w:rsidR="005121D8" w:rsidRPr="007A3E4D">
        <w:rPr>
          <w:rFonts w:ascii="Helvetica" w:hAnsi="Helvetica" w:cs="Helvetica"/>
          <w:color w:val="76923C" w:themeColor="accent3" w:themeShade="BF"/>
        </w:rPr>
        <w:sym w:font="Wingdings 3" w:char="F075"/>
      </w:r>
      <w:r w:rsidR="005121D8" w:rsidRPr="007A3E4D">
        <w:rPr>
          <w:rFonts w:ascii="Helvetica" w:hAnsi="Helvetica" w:cs="Helvetica"/>
          <w:color w:val="76923C" w:themeColor="accent3" w:themeShade="BF"/>
        </w:rPr>
        <w:t>under METHOD window</w:t>
      </w:r>
      <w:r w:rsidR="00072CE1" w:rsidRPr="007A3E4D">
        <w:rPr>
          <w:rFonts w:ascii="Helvetica" w:hAnsi="Helvetica" w:cs="Helvetica"/>
          <w:color w:val="76923C" w:themeColor="accent3" w:themeShade="BF"/>
        </w:rPr>
        <w:sym w:font="Wingdings 3" w:char="F075"/>
      </w:r>
      <w:r w:rsidR="00072CE1" w:rsidRPr="007A3E4D">
        <w:rPr>
          <w:rFonts w:ascii="Helvetica" w:hAnsi="Helvetica" w:cs="Helvetica"/>
          <w:color w:val="76923C" w:themeColor="accent3" w:themeShade="BF"/>
        </w:rPr>
        <w:t>select STITCHING</w:t>
      </w:r>
    </w:p>
    <w:p w14:paraId="7D260C59" w14:textId="77777777" w:rsidR="00837677" w:rsidRPr="007A3E4D" w:rsidRDefault="00837677" w:rsidP="00A05477">
      <w:pPr>
        <w:ind w:left="360"/>
        <w:rPr>
          <w:rFonts w:ascii="Helvetica" w:hAnsi="Helvetica" w:cs="Helvetica"/>
          <w:color w:val="76923C" w:themeColor="accent3" w:themeShade="BF"/>
        </w:rPr>
      </w:pPr>
      <w:r w:rsidRPr="007A3E4D">
        <w:rPr>
          <w:rFonts w:ascii="Helvetica" w:hAnsi="Helvetica" w:cs="Helvetica"/>
          <w:color w:val="76923C" w:themeColor="accent3" w:themeShade="BF"/>
        </w:rPr>
        <w:t xml:space="preserve">4. </w:t>
      </w:r>
      <w:r w:rsidR="005738CE" w:rsidRPr="007A3E4D">
        <w:rPr>
          <w:rFonts w:ascii="Helvetica" w:hAnsi="Helvetica" w:cs="Helvetica"/>
          <w:color w:val="76923C" w:themeColor="accent3" w:themeShade="BF"/>
        </w:rPr>
        <w:t>In PARAMETERS tab</w:t>
      </w:r>
      <w:r w:rsidR="005738CE" w:rsidRPr="007A3E4D">
        <w:rPr>
          <w:rFonts w:ascii="Helvetica" w:hAnsi="Helvetica" w:cs="Helvetica"/>
          <w:color w:val="76923C" w:themeColor="accent3" w:themeShade="BF"/>
        </w:rPr>
        <w:sym w:font="Wingdings 3" w:char="F075"/>
      </w:r>
      <w:r w:rsidR="005738CE" w:rsidRPr="007A3E4D">
        <w:rPr>
          <w:rFonts w:ascii="Helvetica" w:hAnsi="Helvetica" w:cs="Helvetica"/>
          <w:color w:val="76923C" w:themeColor="accent3" w:themeShade="BF"/>
        </w:rPr>
        <w:t>Select</w:t>
      </w:r>
      <w:r w:rsidR="009861CC" w:rsidRPr="007A3E4D">
        <w:rPr>
          <w:rFonts w:ascii="Helvetica" w:hAnsi="Helvetica" w:cs="Helvetica"/>
          <w:color w:val="76923C" w:themeColor="accent3" w:themeShade="BF"/>
        </w:rPr>
        <w:t xml:space="preserve"> DIMENTION REFERENCE for STITCHING</w:t>
      </w:r>
      <w:r w:rsidR="009861CC" w:rsidRPr="007A3E4D">
        <w:rPr>
          <w:rFonts w:ascii="Helvetica" w:hAnsi="Helvetica" w:cs="Helvetica"/>
          <w:color w:val="76923C" w:themeColor="accent3" w:themeShade="BF"/>
        </w:rPr>
        <w:sym w:font="Wingdings 3" w:char="F075"/>
      </w:r>
      <w:r w:rsidR="005738CE" w:rsidRPr="007A3E4D">
        <w:rPr>
          <w:rFonts w:ascii="Helvetica" w:hAnsi="Helvetica" w:cs="Helvetica"/>
          <w:color w:val="76923C" w:themeColor="accent3" w:themeShade="BF"/>
        </w:rPr>
        <w:t xml:space="preserve"> DAPI CHANNEL</w:t>
      </w:r>
      <w:r w:rsidR="009861CC" w:rsidRPr="007A3E4D">
        <w:rPr>
          <w:rFonts w:ascii="Helvetica" w:hAnsi="Helvetica" w:cs="Helvetica"/>
          <w:color w:val="76923C" w:themeColor="accent3" w:themeShade="BF"/>
        </w:rPr>
        <w:t xml:space="preserve"> </w:t>
      </w:r>
    </w:p>
    <w:p w14:paraId="49785452" w14:textId="6F61195A" w:rsidR="00526F33" w:rsidRPr="007A3E4D" w:rsidRDefault="00837677" w:rsidP="00837677">
      <w:pPr>
        <w:ind w:firstLine="360"/>
        <w:rPr>
          <w:rFonts w:ascii="Helvetica" w:hAnsi="Helvetica" w:cs="Helvetica"/>
          <w:color w:val="76923C" w:themeColor="accent3" w:themeShade="BF"/>
        </w:rPr>
      </w:pPr>
      <w:r w:rsidRPr="007A3E4D">
        <w:rPr>
          <w:rFonts w:ascii="Helvetica" w:hAnsi="Helvetica" w:cs="Helvetica"/>
          <w:color w:val="76923C" w:themeColor="accent3" w:themeShade="BF"/>
        </w:rPr>
        <w:t xml:space="preserve">5. </w:t>
      </w:r>
      <w:r w:rsidR="009861CC" w:rsidRPr="007A3E4D">
        <w:rPr>
          <w:rFonts w:ascii="Helvetica" w:hAnsi="Helvetica" w:cs="Helvetica"/>
          <w:color w:val="76923C" w:themeColor="accent3" w:themeShade="BF"/>
        </w:rPr>
        <w:t>In PARAMETERS tab</w:t>
      </w:r>
      <w:r w:rsidR="009861CC" w:rsidRPr="007A3E4D">
        <w:rPr>
          <w:rFonts w:ascii="Helvetica" w:hAnsi="Helvetica" w:cs="Helvetica"/>
          <w:color w:val="76923C" w:themeColor="accent3" w:themeShade="BF"/>
        </w:rPr>
        <w:sym w:font="Wingdings 3" w:char="F075"/>
      </w:r>
      <w:r w:rsidR="00526F33" w:rsidRPr="007A3E4D">
        <w:rPr>
          <w:rFonts w:ascii="Helvetica" w:hAnsi="Helvetica" w:cs="Helvetica"/>
          <w:color w:val="76923C" w:themeColor="accent3" w:themeShade="BF"/>
        </w:rPr>
        <w:t xml:space="preserve">Set </w:t>
      </w:r>
      <w:r w:rsidR="007A5664" w:rsidRPr="007A3E4D">
        <w:rPr>
          <w:rFonts w:ascii="Helvetica" w:hAnsi="Helvetica" w:cs="Helvetica"/>
          <w:color w:val="76923C" w:themeColor="accent3" w:themeShade="BF"/>
        </w:rPr>
        <w:t>MINIMAL OVERLAP=5%</w:t>
      </w:r>
      <w:r w:rsidR="007A5664" w:rsidRPr="007A3E4D">
        <w:rPr>
          <w:rFonts w:ascii="Helvetica" w:hAnsi="Helvetica" w:cs="Helvetica"/>
          <w:color w:val="76923C" w:themeColor="accent3" w:themeShade="BF"/>
        </w:rPr>
        <w:sym w:font="Wingdings 3" w:char="F075"/>
      </w:r>
      <w:r w:rsidR="007A5664" w:rsidRPr="007A3E4D">
        <w:rPr>
          <w:rFonts w:ascii="Helvetica" w:hAnsi="Helvetica" w:cs="Helvetica"/>
          <w:color w:val="76923C" w:themeColor="accent3" w:themeShade="BF"/>
        </w:rPr>
        <w:t>MAXIMUM SHIFT=</w:t>
      </w:r>
      <w:r w:rsidR="007D3DE5" w:rsidRPr="007A3E4D">
        <w:rPr>
          <w:rFonts w:ascii="Helvetica" w:hAnsi="Helvetica" w:cs="Helvetica"/>
          <w:color w:val="76923C" w:themeColor="accent3" w:themeShade="BF"/>
        </w:rPr>
        <w:t>10%</w:t>
      </w:r>
      <w:r w:rsidR="007A5664" w:rsidRPr="007A3E4D">
        <w:rPr>
          <w:rFonts w:ascii="Helvetica" w:hAnsi="Helvetica" w:cs="Helvetica"/>
          <w:color w:val="76923C" w:themeColor="accent3" w:themeShade="BF"/>
        </w:rPr>
        <w:sym w:font="Wingdings 3" w:char="F075"/>
      </w:r>
      <w:r w:rsidR="007A5664" w:rsidRPr="007A3E4D">
        <w:rPr>
          <w:rFonts w:ascii="Helvetica" w:hAnsi="Helvetica" w:cs="Helvetica"/>
          <w:color w:val="76923C" w:themeColor="accent3" w:themeShade="BF"/>
        </w:rPr>
        <w:t>APPLY</w:t>
      </w:r>
    </w:p>
    <w:p w14:paraId="3A33193E" w14:textId="5F1378C9" w:rsidR="00837677" w:rsidRPr="007A3E4D" w:rsidRDefault="00CE4902" w:rsidP="00837677">
      <w:pPr>
        <w:pStyle w:val="NormalWeb"/>
        <w:ind w:left="720" w:hanging="720"/>
        <w:rPr>
          <w:rFonts w:ascii="Helvetica" w:hAnsi="Helvetica" w:cs="Helvetica"/>
          <w:sz w:val="24"/>
          <w:szCs w:val="24"/>
        </w:rPr>
      </w:pPr>
      <w:r w:rsidRPr="007A3E4D">
        <w:rPr>
          <w:rFonts w:ascii="Helvetica" w:hAnsi="Helvetica" w:cs="Helvetica"/>
          <w:noProof/>
          <w:sz w:val="24"/>
          <w:szCs w:val="24"/>
        </w:rPr>
        <mc:AlternateContent>
          <mc:Choice Requires="wps">
            <w:drawing>
              <wp:anchor distT="0" distB="0" distL="114300" distR="114300" simplePos="0" relativeHeight="251686912" behindDoc="0" locked="0" layoutInCell="1" allowOverlap="1" wp14:anchorId="29C28A14" wp14:editId="099E6D04">
                <wp:simplePos x="0" y="0"/>
                <wp:positionH relativeFrom="column">
                  <wp:posOffset>600997</wp:posOffset>
                </wp:positionH>
                <wp:positionV relativeFrom="paragraph">
                  <wp:posOffset>1599893</wp:posOffset>
                </wp:positionV>
                <wp:extent cx="342900" cy="0"/>
                <wp:effectExtent l="0" t="152400" r="12700" b="228600"/>
                <wp:wrapNone/>
                <wp:docPr id="62" name="Straight Arrow Connector 62"/>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674E7F3" id="Straight Arrow Connector 62" o:spid="_x0000_s1026" type="#_x0000_t32" style="position:absolute;margin-left:47.3pt;margin-top:126pt;width:27pt;height:0;flip:x;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CchUg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" strokecolor="yellow" strokeweight="5.5pt">
                <v:stroke endarrow="block"/>
                <v:shadow on="t" color="black" opacity="28180f" origin="-.5,-.5" offset=".74836mm,.74836mm"/>
              </v:shape>
            </w:pict>
          </mc:Fallback>
        </mc:AlternateContent>
      </w:r>
      <w:r w:rsidR="00837677" w:rsidRPr="007A3E4D">
        <w:rPr>
          <w:rFonts w:ascii="Helvetica" w:hAnsi="Helvetica" w:cs="Helvetica"/>
          <w:noProof/>
          <w:sz w:val="24"/>
          <w:szCs w:val="24"/>
        </w:rPr>
        <mc:AlternateContent>
          <mc:Choice Requires="wps">
            <w:drawing>
              <wp:anchor distT="0" distB="0" distL="114300" distR="114300" simplePos="0" relativeHeight="251688960" behindDoc="0" locked="0" layoutInCell="1" allowOverlap="1" wp14:anchorId="5FC68741" wp14:editId="1AAE3D0F">
                <wp:simplePos x="0" y="0"/>
                <wp:positionH relativeFrom="leftMargin">
                  <wp:align>right</wp:align>
                </wp:positionH>
                <wp:positionV relativeFrom="paragraph">
                  <wp:posOffset>3417983</wp:posOffset>
                </wp:positionV>
                <wp:extent cx="342900" cy="0"/>
                <wp:effectExtent l="0" t="152400" r="0" b="209550"/>
                <wp:wrapNone/>
                <wp:docPr id="63" name="Straight Arrow Connector 63"/>
                <wp:cNvGraphicFramePr/>
                <a:graphic xmlns:a="http://schemas.openxmlformats.org/drawingml/2006/main">
                  <a:graphicData uri="http://schemas.microsoft.com/office/word/2010/wordprocessingShape">
                    <wps:wsp>
                      <wps:cNvCnPr/>
                      <wps:spPr>
                        <a:xfrm>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5AA41D3" id="Straight Arrow Connector 63" o:spid="_x0000_s1026" type="#_x0000_t32" style="position:absolute;margin-left:-24.2pt;margin-top:269.15pt;width:27pt;height:0;z-index:251688960;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" strokecolor="yellow" strokeweight="5.5pt">
                <v:stroke endarrow="block"/>
                <v:shadow on="t" color="black" opacity="28180f" origin="-.5,-.5" offset=".74836mm,.74836mm"/>
                <w10:wrap anchorx="margin"/>
              </v:shape>
            </w:pict>
          </mc:Fallback>
        </mc:AlternateContent>
      </w:r>
      <w:r w:rsidR="00837677" w:rsidRPr="007A3E4D">
        <w:rPr>
          <w:rFonts w:ascii="Helvetica" w:hAnsi="Helvetica" w:cs="Helvetica"/>
          <w:noProof/>
          <w:sz w:val="24"/>
          <w:szCs w:val="24"/>
        </w:rPr>
        <mc:AlternateContent>
          <mc:Choice Requires="wps">
            <w:drawing>
              <wp:anchor distT="0" distB="0" distL="114300" distR="114300" simplePos="0" relativeHeight="251693056" behindDoc="0" locked="0" layoutInCell="1" allowOverlap="1" wp14:anchorId="2D96B78C" wp14:editId="15317A0A">
                <wp:simplePos x="0" y="0"/>
                <wp:positionH relativeFrom="column">
                  <wp:posOffset>1828800</wp:posOffset>
                </wp:positionH>
                <wp:positionV relativeFrom="paragraph">
                  <wp:posOffset>3883445</wp:posOffset>
                </wp:positionV>
                <wp:extent cx="342900" cy="0"/>
                <wp:effectExtent l="0" t="152400" r="12700" b="228600"/>
                <wp:wrapNone/>
                <wp:docPr id="65" name="Straight Arrow Connector 65"/>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425DC1C" id="Straight Arrow Connector 65" o:spid="_x0000_s1026" type="#_x0000_t32" style="position:absolute;margin-left:2in;margin-top:305.8pt;width:27pt;height:0;flip:x;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A+0Ug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" strokecolor="yellow" strokeweight="5.5pt">
                <v:stroke endarrow="block"/>
                <v:shadow on="t" color="black" opacity="28180f" origin="-.5,-.5" offset=".74836mm,.74836mm"/>
              </v:shape>
            </w:pict>
          </mc:Fallback>
        </mc:AlternateContent>
      </w:r>
      <w:r w:rsidR="00837677" w:rsidRPr="007A3E4D">
        <w:rPr>
          <w:rFonts w:ascii="Helvetica" w:hAnsi="Helvetica" w:cs="Helvetica"/>
          <w:noProof/>
          <w:sz w:val="24"/>
          <w:szCs w:val="24"/>
        </w:rPr>
        <mc:AlternateContent>
          <mc:Choice Requires="wps">
            <w:drawing>
              <wp:anchor distT="0" distB="0" distL="114300" distR="114300" simplePos="0" relativeHeight="251691008" behindDoc="0" locked="0" layoutInCell="1" allowOverlap="1" wp14:anchorId="33D9B162" wp14:editId="7F07AE75">
                <wp:simplePos x="0" y="0"/>
                <wp:positionH relativeFrom="column">
                  <wp:posOffset>1839817</wp:posOffset>
                </wp:positionH>
                <wp:positionV relativeFrom="paragraph">
                  <wp:posOffset>3687896</wp:posOffset>
                </wp:positionV>
                <wp:extent cx="342900" cy="0"/>
                <wp:effectExtent l="0" t="152400" r="12700" b="228600"/>
                <wp:wrapNone/>
                <wp:docPr id="64" name="Straight Arrow Connector 64"/>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4DF5B3" id="Straight Arrow Connector 64" o:spid="_x0000_s1026" type="#_x0000_t32" style="position:absolute;margin-left:144.85pt;margin-top:290.4pt;width:27pt;height:0;flip:x;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qFUg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" strokecolor="yellow" strokeweight="5.5pt">
                <v:stroke endarrow="block"/>
                <v:shadow on="t" color="black" opacity="28180f" origin="-.5,-.5" offset=".74836mm,.74836mm"/>
              </v:shape>
            </w:pict>
          </mc:Fallback>
        </mc:AlternateContent>
      </w:r>
      <w:r w:rsidR="007238EF" w:rsidRPr="007A3E4D">
        <w:rPr>
          <w:rFonts w:ascii="Helvetica" w:hAnsi="Helvetica" w:cs="Helvetica"/>
          <w:noProof/>
          <w:sz w:val="24"/>
          <w:szCs w:val="24"/>
        </w:rPr>
        <mc:AlternateContent>
          <mc:Choice Requires="wps">
            <w:drawing>
              <wp:anchor distT="0" distB="0" distL="114300" distR="114300" simplePos="0" relativeHeight="251684864" behindDoc="0" locked="0" layoutInCell="1" allowOverlap="1" wp14:anchorId="417FD6F0" wp14:editId="43E065DB">
                <wp:simplePos x="0" y="0"/>
                <wp:positionH relativeFrom="column">
                  <wp:posOffset>1143000</wp:posOffset>
                </wp:positionH>
                <wp:positionV relativeFrom="paragraph">
                  <wp:posOffset>114300</wp:posOffset>
                </wp:positionV>
                <wp:extent cx="342900" cy="0"/>
                <wp:effectExtent l="0" t="152400" r="12700" b="228600"/>
                <wp:wrapNone/>
                <wp:docPr id="61" name="Straight Arrow Connector 61"/>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1ABDEB" id="Straight Arrow Connector 61" o:spid="_x0000_s1026" type="#_x0000_t32" style="position:absolute;margin-left:90pt;margin-top:9pt;width:27pt;height:0;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llzUw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" strokecolor="yellow" strokeweight="5.5pt">
                <v:stroke endarrow="block"/>
                <v:shadow on="t" color="black" opacity="28180f" origin="-.5,-.5" offset=".74836mm,.74836mm"/>
              </v:shape>
            </w:pict>
          </mc:Fallback>
        </mc:AlternateContent>
      </w:r>
      <w:r w:rsidR="00811811" w:rsidRPr="007A3E4D">
        <w:rPr>
          <w:rFonts w:ascii="Helvetica" w:hAnsi="Helvetica" w:cs="Helvetica"/>
          <w:noProof/>
          <w:sz w:val="24"/>
          <w:szCs w:val="24"/>
        </w:rPr>
        <w:drawing>
          <wp:inline distT="0" distB="0" distL="0" distR="0" wp14:anchorId="17F95248" wp14:editId="09550A3B">
            <wp:extent cx="4513580" cy="4637840"/>
            <wp:effectExtent l="0" t="0" r="127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stretch>
                      <a:fillRect/>
                    </a:stretch>
                  </pic:blipFill>
                  <pic:spPr>
                    <a:xfrm>
                      <a:off x="0" y="0"/>
                      <a:ext cx="4525848" cy="4650446"/>
                    </a:xfrm>
                    <a:prstGeom prst="rect">
                      <a:avLst/>
                    </a:prstGeom>
                  </pic:spPr>
                </pic:pic>
              </a:graphicData>
            </a:graphic>
          </wp:inline>
        </w:drawing>
      </w:r>
    </w:p>
    <w:p w14:paraId="319EE34A" w14:textId="0B499266" w:rsidR="00AF639D" w:rsidRPr="007A3E4D" w:rsidRDefault="00837677" w:rsidP="00AF639D">
      <w:pPr>
        <w:pStyle w:val="NormalWeb"/>
        <w:ind w:left="720" w:hanging="720"/>
        <w:contextualSpacing/>
        <w:rPr>
          <w:rFonts w:ascii="Helvetica" w:hAnsi="Helvetica" w:cs="Helvetica"/>
          <w:sz w:val="22"/>
          <w:szCs w:val="22"/>
        </w:rPr>
      </w:pPr>
      <w:r w:rsidRPr="007A3E4D">
        <w:rPr>
          <w:rFonts w:ascii="Helvetica" w:hAnsi="Helvetica" w:cs="Helvetica"/>
          <w:sz w:val="22"/>
          <w:szCs w:val="22"/>
        </w:rPr>
        <w:lastRenderedPageBreak/>
        <w:t>After Stitching is done, files</w:t>
      </w:r>
      <w:r w:rsidR="00AF639D">
        <w:rPr>
          <w:rFonts w:ascii="Helvetica" w:hAnsi="Helvetica" w:cs="Helvetica"/>
          <w:sz w:val="22"/>
          <w:szCs w:val="22"/>
        </w:rPr>
        <w:t xml:space="preserve"> are exported into a .TIF file.</w:t>
      </w:r>
    </w:p>
    <w:p w14:paraId="5D6A31B7" w14:textId="21BAE4D4" w:rsidR="00837677" w:rsidRDefault="00837677" w:rsidP="00AF639D">
      <w:pPr>
        <w:pStyle w:val="NormalWeb"/>
        <w:ind w:left="720" w:hanging="720"/>
        <w:contextualSpacing/>
        <w:rPr>
          <w:rFonts w:ascii="Helvetica" w:hAnsi="Helvetica" w:cs="Helvetica"/>
          <w:sz w:val="22"/>
          <w:szCs w:val="22"/>
        </w:rPr>
      </w:pPr>
      <w:r w:rsidRPr="007A3E4D">
        <w:rPr>
          <w:rFonts w:ascii="Helvetica" w:hAnsi="Helvetica" w:cs="Helvetica"/>
          <w:sz w:val="22"/>
          <w:szCs w:val="22"/>
        </w:rPr>
        <w:t>For this:</w:t>
      </w:r>
    </w:p>
    <w:p w14:paraId="4A1C6A59" w14:textId="77777777" w:rsidR="00AF639D" w:rsidRPr="007A3E4D" w:rsidRDefault="00AF639D" w:rsidP="00AF639D">
      <w:pPr>
        <w:pStyle w:val="NormalWeb"/>
        <w:ind w:left="720" w:hanging="720"/>
        <w:contextualSpacing/>
        <w:rPr>
          <w:rFonts w:ascii="Helvetica" w:hAnsi="Helvetica" w:cs="Helvetica"/>
          <w:sz w:val="22"/>
          <w:szCs w:val="22"/>
        </w:rPr>
      </w:pPr>
    </w:p>
    <w:p w14:paraId="06C43E3A" w14:textId="43CAFD74" w:rsidR="00DA337B" w:rsidRPr="007A3E4D" w:rsidRDefault="00803B90" w:rsidP="00837677">
      <w:pPr>
        <w:pStyle w:val="NormalWeb"/>
        <w:ind w:left="720"/>
        <w:rPr>
          <w:rFonts w:ascii="Helvetica" w:hAnsi="Helvetica" w:cs="Helvetica"/>
          <w:color w:val="76923C" w:themeColor="accent3" w:themeShade="BF"/>
          <w:sz w:val="22"/>
          <w:szCs w:val="22"/>
        </w:rPr>
      </w:pPr>
      <w:r w:rsidRPr="007A3E4D">
        <w:rPr>
          <w:rFonts w:ascii="Helvetica" w:hAnsi="Helvetica" w:cs="Helvetica"/>
          <w:color w:val="76923C" w:themeColor="accent3" w:themeShade="BF"/>
          <w:sz w:val="22"/>
          <w:szCs w:val="22"/>
        </w:rPr>
        <w:t>In PROCCESSING tab</w:t>
      </w:r>
      <w:r w:rsidRPr="007A3E4D">
        <w:rPr>
          <w:rFonts w:ascii="Helvetica" w:hAnsi="Helvetica" w:cs="Helvetica"/>
          <w:color w:val="76923C" w:themeColor="accent3" w:themeShade="BF"/>
          <w:sz w:val="22"/>
          <w:szCs w:val="22"/>
        </w:rPr>
        <w:sym w:font="Wingdings 3" w:char="F075"/>
      </w:r>
      <w:r w:rsidRPr="007A3E4D">
        <w:rPr>
          <w:rFonts w:ascii="Helvetica" w:hAnsi="Helvetica" w:cs="Helvetica"/>
          <w:color w:val="76923C" w:themeColor="accent3" w:themeShade="BF"/>
          <w:sz w:val="22"/>
          <w:szCs w:val="22"/>
        </w:rPr>
        <w:t>IMAGE EXPORT</w:t>
      </w:r>
      <w:r w:rsidRPr="007A3E4D">
        <w:rPr>
          <w:rFonts w:ascii="Helvetica" w:hAnsi="Helvetica" w:cs="Helvetica"/>
          <w:color w:val="76923C" w:themeColor="accent3" w:themeShade="BF"/>
          <w:sz w:val="22"/>
          <w:szCs w:val="22"/>
        </w:rPr>
        <w:sym w:font="Wingdings 3" w:char="F075"/>
      </w:r>
      <w:r w:rsidRPr="007A3E4D">
        <w:rPr>
          <w:rFonts w:ascii="Helvetica" w:hAnsi="Helvetica" w:cs="Helvetica"/>
          <w:color w:val="76923C" w:themeColor="accent3" w:themeShade="BF"/>
          <w:sz w:val="22"/>
          <w:szCs w:val="22"/>
        </w:rPr>
        <w:t>Set PARAMETERS</w:t>
      </w:r>
      <w:r w:rsidRPr="007A3E4D">
        <w:rPr>
          <w:rFonts w:ascii="Helvetica" w:hAnsi="Helvetica" w:cs="Helvetica"/>
          <w:color w:val="76923C" w:themeColor="accent3" w:themeShade="BF"/>
          <w:sz w:val="22"/>
          <w:szCs w:val="22"/>
        </w:rPr>
        <w:sym w:font="Wingdings 3" w:char="F075"/>
      </w:r>
      <w:r w:rsidRPr="007A3E4D">
        <w:rPr>
          <w:rFonts w:ascii="Helvetica" w:hAnsi="Helvetica" w:cs="Helvetica"/>
          <w:color w:val="76923C" w:themeColor="accent3" w:themeShade="BF"/>
          <w:sz w:val="22"/>
          <w:szCs w:val="22"/>
        </w:rPr>
        <w:t>TIFF, COMPRESSION NONE</w:t>
      </w:r>
      <w:r w:rsidR="00CF7FD3" w:rsidRPr="007A3E4D">
        <w:rPr>
          <w:rFonts w:ascii="Helvetica" w:hAnsi="Helvetica" w:cs="Helvetica"/>
          <w:color w:val="76923C" w:themeColor="accent3" w:themeShade="BF"/>
          <w:sz w:val="22"/>
          <w:szCs w:val="22"/>
        </w:rPr>
        <w:t xml:space="preserve">, </w:t>
      </w:r>
      <w:r w:rsidRPr="007A3E4D">
        <w:rPr>
          <w:rFonts w:ascii="Helvetica" w:hAnsi="Helvetica" w:cs="Helvetica"/>
          <w:color w:val="76923C" w:themeColor="accent3" w:themeShade="BF"/>
          <w:sz w:val="22"/>
          <w:szCs w:val="22"/>
        </w:rPr>
        <w:t>ORIGINAL DATA</w:t>
      </w:r>
      <w:r w:rsidRPr="007A3E4D">
        <w:rPr>
          <w:rFonts w:ascii="Helvetica" w:hAnsi="Helvetica" w:cs="Helvetica"/>
          <w:color w:val="76923C" w:themeColor="accent3" w:themeShade="BF"/>
          <w:sz w:val="22"/>
          <w:szCs w:val="22"/>
        </w:rPr>
        <w:sym w:font="Wingdings 3" w:char="F075"/>
      </w:r>
      <w:r w:rsidRPr="007A3E4D">
        <w:rPr>
          <w:rFonts w:ascii="Helvetica" w:hAnsi="Helvetica" w:cs="Helvetica"/>
          <w:color w:val="76923C" w:themeColor="accent3" w:themeShade="BF"/>
          <w:sz w:val="22"/>
          <w:szCs w:val="22"/>
        </w:rPr>
        <w:t>Uncheck M</w:t>
      </w:r>
      <w:r w:rsidR="008E16E5" w:rsidRPr="007A3E4D">
        <w:rPr>
          <w:rFonts w:ascii="Helvetica" w:hAnsi="Helvetica" w:cs="Helvetica"/>
          <w:color w:val="76923C" w:themeColor="accent3" w:themeShade="BF"/>
          <w:sz w:val="22"/>
          <w:szCs w:val="22"/>
        </w:rPr>
        <w:t>ERGED CHANNELS IMAGE</w:t>
      </w:r>
      <w:r w:rsidRPr="007A3E4D">
        <w:rPr>
          <w:rFonts w:ascii="Helvetica" w:hAnsi="Helvetica" w:cs="Helvetica"/>
          <w:color w:val="76923C" w:themeColor="accent3" w:themeShade="BF"/>
          <w:sz w:val="22"/>
          <w:szCs w:val="22"/>
        </w:rPr>
        <w:t xml:space="preserve">, </w:t>
      </w:r>
      <w:r w:rsidRPr="007A3E4D">
        <w:rPr>
          <w:rFonts w:ascii="Helvetica" w:hAnsi="Helvetica" w:cs="Helvetica"/>
          <w:color w:val="76923C" w:themeColor="accent3" w:themeShade="BF"/>
          <w:sz w:val="22"/>
          <w:szCs w:val="22"/>
        </w:rPr>
        <w:sym w:font="Wingdings 3" w:char="F075"/>
      </w:r>
      <w:r w:rsidR="00CF7FD3" w:rsidRPr="007A3E4D">
        <w:rPr>
          <w:rFonts w:ascii="Helvetica" w:hAnsi="Helvetica" w:cs="Helvetica"/>
          <w:color w:val="76923C" w:themeColor="accent3" w:themeShade="BF"/>
          <w:sz w:val="22"/>
          <w:szCs w:val="22"/>
        </w:rPr>
        <w:t>Uncheck “</w:t>
      </w:r>
      <w:r w:rsidRPr="007A3E4D">
        <w:rPr>
          <w:rFonts w:ascii="Helvetica" w:hAnsi="Helvetica" w:cs="Helvetica"/>
          <w:color w:val="76923C" w:themeColor="accent3" w:themeShade="BF"/>
          <w:sz w:val="22"/>
          <w:szCs w:val="22"/>
        </w:rPr>
        <w:t xml:space="preserve">CONVERT TO 8Bit” </w:t>
      </w:r>
      <w:r w:rsidRPr="007A3E4D">
        <w:rPr>
          <w:rFonts w:ascii="Helvetica" w:hAnsi="Helvetica" w:cs="Helvetica"/>
          <w:color w:val="76923C" w:themeColor="accent3" w:themeShade="BF"/>
          <w:sz w:val="22"/>
          <w:szCs w:val="22"/>
        </w:rPr>
        <w:sym w:font="Wingdings 3" w:char="F075"/>
      </w:r>
      <w:r w:rsidRPr="007A3E4D">
        <w:rPr>
          <w:rFonts w:ascii="Helvetica" w:hAnsi="Helvetica" w:cs="Helvetica"/>
          <w:color w:val="76923C" w:themeColor="accent3" w:themeShade="BF"/>
          <w:sz w:val="22"/>
          <w:szCs w:val="22"/>
        </w:rPr>
        <w:t>EXPORT TO – select folder</w:t>
      </w:r>
    </w:p>
    <w:p w14:paraId="3B4A17D8" w14:textId="39D3D8A9" w:rsidR="00EB09F8" w:rsidRPr="007A3E4D" w:rsidRDefault="00837677" w:rsidP="00837677">
      <w:pPr>
        <w:pStyle w:val="NormalWeb"/>
        <w:ind w:left="360"/>
        <w:rPr>
          <w:rFonts w:ascii="Helvetica" w:hAnsi="Helvetica" w:cs="Helvetica"/>
          <w:sz w:val="24"/>
          <w:szCs w:val="24"/>
        </w:rPr>
      </w:pPr>
      <w:r w:rsidRPr="007A3E4D">
        <w:rPr>
          <w:rFonts w:ascii="Helvetica" w:hAnsi="Helvetica" w:cs="Helvetica"/>
          <w:noProof/>
          <w:sz w:val="24"/>
          <w:szCs w:val="24"/>
        </w:rPr>
        <mc:AlternateContent>
          <mc:Choice Requires="wps">
            <w:drawing>
              <wp:anchor distT="0" distB="0" distL="114300" distR="114300" simplePos="0" relativeHeight="251695104" behindDoc="0" locked="0" layoutInCell="1" allowOverlap="1" wp14:anchorId="30B61512" wp14:editId="4D4688BF">
                <wp:simplePos x="0" y="0"/>
                <wp:positionH relativeFrom="column">
                  <wp:posOffset>2388824</wp:posOffset>
                </wp:positionH>
                <wp:positionV relativeFrom="paragraph">
                  <wp:posOffset>491842</wp:posOffset>
                </wp:positionV>
                <wp:extent cx="342900" cy="0"/>
                <wp:effectExtent l="0" t="152400" r="12700" b="228600"/>
                <wp:wrapNone/>
                <wp:docPr id="67" name="Straight Arrow Connector 67"/>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14B07EC" id="Straight Arrow Connector 67" o:spid="_x0000_s1026" type="#_x0000_t32" style="position:absolute;margin-left:188.1pt;margin-top:38.75pt;width:27pt;height:0;flip:x;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" strokecolor="yellow" strokeweight="5.5pt">
                <v:stroke endarrow="block"/>
                <v:shadow on="t" color="black" opacity="28180f" origin="-.5,-.5" offset=".74836mm,.74836mm"/>
              </v:shape>
            </w:pict>
          </mc:Fallback>
        </mc:AlternateContent>
      </w:r>
      <w:r w:rsidRPr="007A3E4D">
        <w:rPr>
          <w:rFonts w:ascii="Helvetica" w:hAnsi="Helvetica" w:cs="Helvetica"/>
          <w:noProof/>
          <w:sz w:val="24"/>
          <w:szCs w:val="24"/>
        </w:rPr>
        <mc:AlternateContent>
          <mc:Choice Requires="wps">
            <w:drawing>
              <wp:anchor distT="0" distB="0" distL="114300" distR="114300" simplePos="0" relativeHeight="251697152" behindDoc="0" locked="0" layoutInCell="1" allowOverlap="1" wp14:anchorId="7F4B7D44" wp14:editId="4C264789">
                <wp:simplePos x="0" y="0"/>
                <wp:positionH relativeFrom="column">
                  <wp:posOffset>1463675</wp:posOffset>
                </wp:positionH>
                <wp:positionV relativeFrom="paragraph">
                  <wp:posOffset>763905</wp:posOffset>
                </wp:positionV>
                <wp:extent cx="342900" cy="0"/>
                <wp:effectExtent l="0" t="152400" r="12700" b="228600"/>
                <wp:wrapNone/>
                <wp:docPr id="68" name="Straight Arrow Connector 68"/>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BC0FB74" id="Straight Arrow Connector 68" o:spid="_x0000_s1026" type="#_x0000_t32" style="position:absolute;margin-left:115.25pt;margin-top:60.15pt;width:27pt;height:0;flip:x;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FAXUg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" strokecolor="yellow" strokeweight="5.5pt">
                <v:stroke endarrow="block"/>
                <v:shadow on="t" color="black" opacity="28180f" origin="-.5,-.5" offset=".74836mm,.74836mm"/>
              </v:shape>
            </w:pict>
          </mc:Fallback>
        </mc:AlternateContent>
      </w:r>
      <w:r w:rsidRPr="007A3E4D">
        <w:rPr>
          <w:rFonts w:ascii="Helvetica" w:hAnsi="Helvetica" w:cs="Helvetica"/>
          <w:noProof/>
          <w:sz w:val="24"/>
          <w:szCs w:val="24"/>
        </w:rPr>
        <mc:AlternateContent>
          <mc:Choice Requires="wps">
            <w:drawing>
              <wp:anchor distT="0" distB="0" distL="114300" distR="114300" simplePos="0" relativeHeight="251701248" behindDoc="0" locked="0" layoutInCell="1" allowOverlap="1" wp14:anchorId="2AF020B4" wp14:editId="13924AB1">
                <wp:simplePos x="0" y="0"/>
                <wp:positionH relativeFrom="column">
                  <wp:posOffset>2422334</wp:posOffset>
                </wp:positionH>
                <wp:positionV relativeFrom="paragraph">
                  <wp:posOffset>2074140</wp:posOffset>
                </wp:positionV>
                <wp:extent cx="342900" cy="0"/>
                <wp:effectExtent l="0" t="152400" r="12700" b="228600"/>
                <wp:wrapNone/>
                <wp:docPr id="70" name="Straight Arrow Connector 70"/>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6A4427" id="Straight Arrow Connector 70" o:spid="_x0000_s1026" type="#_x0000_t32" style="position:absolute;margin-left:190.75pt;margin-top:163.3pt;width:27pt;height:0;flip:x;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" strokecolor="yellow" strokeweight="5.5pt">
                <v:stroke endarrow="block"/>
                <v:shadow on="t" color="black" opacity="28180f" origin="-.5,-.5" offset=".74836mm,.74836mm"/>
              </v:shape>
            </w:pict>
          </mc:Fallback>
        </mc:AlternateContent>
      </w:r>
      <w:r w:rsidRPr="007A3E4D">
        <w:rPr>
          <w:rFonts w:ascii="Helvetica" w:hAnsi="Helvetica" w:cs="Helvetica"/>
          <w:noProof/>
          <w:sz w:val="24"/>
          <w:szCs w:val="24"/>
        </w:rPr>
        <mc:AlternateContent>
          <mc:Choice Requires="wps">
            <w:drawing>
              <wp:anchor distT="0" distB="0" distL="114300" distR="114300" simplePos="0" relativeHeight="251699200" behindDoc="0" locked="0" layoutInCell="1" allowOverlap="1" wp14:anchorId="3E929175" wp14:editId="514A20A1">
                <wp:simplePos x="0" y="0"/>
                <wp:positionH relativeFrom="column">
                  <wp:posOffset>1098932</wp:posOffset>
                </wp:positionH>
                <wp:positionV relativeFrom="paragraph">
                  <wp:posOffset>1133574</wp:posOffset>
                </wp:positionV>
                <wp:extent cx="342900" cy="0"/>
                <wp:effectExtent l="0" t="152400" r="12700" b="228600"/>
                <wp:wrapNone/>
                <wp:docPr id="69" name="Straight Arrow Connector 69"/>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w="69850">
                          <a:solidFill>
                            <a:srgbClr val="FFFF00"/>
                          </a:solidFill>
                          <a:tailEnd type="triangle"/>
                        </a:ln>
                        <a:effectLst>
                          <a:outerShdw blurRad="50800" dist="38100" dir="2700000" algn="tl" rotWithShape="0">
                            <a:srgbClr val="000000">
                              <a:alpha val="43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DCB4B0" id="Straight Arrow Connector 69" o:spid="_x0000_s1026" type="#_x0000_t32" style="position:absolute;margin-left:86.55pt;margin-top:89.25pt;width:27pt;height:0;flip:x;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" strokecolor="yellow" strokeweight="5.5pt">
                <v:stroke endarrow="block"/>
                <v:shadow on="t" color="black" opacity="28180f" origin="-.5,-.5" offset=".74836mm,.74836mm"/>
              </v:shape>
            </w:pict>
          </mc:Fallback>
        </mc:AlternateContent>
      </w:r>
      <w:r w:rsidR="00EB09F8" w:rsidRPr="007A3E4D">
        <w:rPr>
          <w:rFonts w:ascii="Helvetica" w:hAnsi="Helvetica" w:cs="Helvetica"/>
          <w:noProof/>
          <w:sz w:val="24"/>
          <w:szCs w:val="24"/>
        </w:rPr>
        <w:drawing>
          <wp:inline distT="0" distB="0" distL="0" distR="0" wp14:anchorId="71E45750" wp14:editId="34F4A59D">
            <wp:extent cx="2324100" cy="3007605"/>
            <wp:effectExtent l="0" t="0" r="0" b="254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2326508" cy="3010721"/>
                    </a:xfrm>
                    <a:prstGeom prst="rect">
                      <a:avLst/>
                    </a:prstGeom>
                  </pic:spPr>
                </pic:pic>
              </a:graphicData>
            </a:graphic>
          </wp:inline>
        </w:drawing>
      </w:r>
    </w:p>
    <w:p w14:paraId="4826E56C" w14:textId="1CC3895C" w:rsidR="00050BB7" w:rsidRPr="007A3E4D" w:rsidRDefault="000D27EF" w:rsidP="00144027">
      <w:pPr>
        <w:pStyle w:val="Heading2"/>
        <w:rPr>
          <w:rFonts w:ascii="Helvetica" w:hAnsi="Helvetica" w:cs="Helvetica"/>
        </w:rPr>
      </w:pPr>
      <w:bookmarkStart w:id="8" w:name="_Toc20309920"/>
      <w:r w:rsidRPr="007A3E4D">
        <w:rPr>
          <w:rFonts w:ascii="Helvetica" w:hAnsi="Helvetica" w:cs="Helvetica"/>
        </w:rPr>
        <w:t xml:space="preserve">PART </w:t>
      </w:r>
      <w:r w:rsidR="00837677" w:rsidRPr="007A3E4D">
        <w:rPr>
          <w:rFonts w:ascii="Helvetica" w:hAnsi="Helvetica" w:cs="Helvetica"/>
        </w:rPr>
        <w:t>3</w:t>
      </w:r>
      <w:r w:rsidRPr="007A3E4D">
        <w:rPr>
          <w:rFonts w:ascii="Helvetica" w:hAnsi="Helvetica" w:cs="Helvetica"/>
        </w:rPr>
        <w:t xml:space="preserve">. </w:t>
      </w:r>
      <w:r w:rsidR="00050BB7" w:rsidRPr="007A3E4D">
        <w:rPr>
          <w:rFonts w:ascii="Helvetica" w:hAnsi="Helvetica" w:cs="Helvetica"/>
        </w:rPr>
        <w:t>Automatic Image Registration</w:t>
      </w:r>
      <w:r w:rsidR="00837F05" w:rsidRPr="007A3E4D">
        <w:rPr>
          <w:rFonts w:ascii="Helvetica" w:hAnsi="Helvetica" w:cs="Helvetica"/>
        </w:rPr>
        <w:t>/alignment</w:t>
      </w:r>
      <w:r w:rsidR="00050BB7" w:rsidRPr="007A3E4D">
        <w:rPr>
          <w:rFonts w:ascii="Helvetica" w:hAnsi="Helvetica" w:cs="Helvetica"/>
        </w:rPr>
        <w:t xml:space="preserve"> with MATLAB.</w:t>
      </w:r>
      <w:bookmarkEnd w:id="8"/>
    </w:p>
    <w:p w14:paraId="2E5FD9CE" w14:textId="77777777" w:rsidR="00837F05" w:rsidRPr="007A3E4D" w:rsidRDefault="00837F05" w:rsidP="00837F05">
      <w:pPr>
        <w:pStyle w:val="NormalWeb"/>
        <w:contextualSpacing/>
        <w:rPr>
          <w:rFonts w:ascii="Helvetica" w:hAnsi="Helvetica" w:cs="Helvetica"/>
          <w:b/>
          <w:color w:val="1F497D" w:themeColor="text2"/>
          <w:sz w:val="24"/>
          <w:szCs w:val="24"/>
        </w:rPr>
      </w:pPr>
      <w:r w:rsidRPr="007A3E4D">
        <w:rPr>
          <w:rFonts w:ascii="Helvetica" w:hAnsi="Helvetica" w:cs="Helvetica"/>
          <w:b/>
          <w:color w:val="1F497D" w:themeColor="text2"/>
          <w:sz w:val="24"/>
          <w:szCs w:val="24"/>
        </w:rPr>
        <w:t>DEFINITION</w:t>
      </w:r>
    </w:p>
    <w:p w14:paraId="6862208D" w14:textId="0384B8F2" w:rsidR="00CE77A1" w:rsidRPr="007A3E4D" w:rsidRDefault="00CE77A1" w:rsidP="00837F05">
      <w:pPr>
        <w:spacing w:after="270"/>
        <w:jc w:val="both"/>
        <w:rPr>
          <w:rFonts w:ascii="Helvetica" w:eastAsia="Times New Roman" w:hAnsi="Helvetica" w:cs="Helvetica"/>
          <w:color w:val="000000"/>
          <w:shd w:val="clear" w:color="auto" w:fill="FFFFFF"/>
        </w:rPr>
      </w:pPr>
      <w:r w:rsidRPr="007A3E4D">
        <w:rPr>
          <w:rFonts w:ascii="Helvetica" w:eastAsia="Times New Roman" w:hAnsi="Helvetica" w:cs="Helvetica"/>
          <w:color w:val="000000"/>
          <w:shd w:val="clear" w:color="auto" w:fill="FFFFFF"/>
        </w:rPr>
        <w:t>Image registration</w:t>
      </w:r>
      <w:r w:rsidR="00837F05" w:rsidRPr="007A3E4D">
        <w:rPr>
          <w:rFonts w:ascii="Helvetica" w:eastAsia="Times New Roman" w:hAnsi="Helvetica" w:cs="Helvetica"/>
          <w:color w:val="000000"/>
          <w:shd w:val="clear" w:color="auto" w:fill="FFFFFF"/>
        </w:rPr>
        <w:t>, also known as alignment,</w:t>
      </w:r>
      <w:r w:rsidRPr="007A3E4D">
        <w:rPr>
          <w:rFonts w:ascii="Helvetica" w:eastAsia="Times New Roman" w:hAnsi="Helvetica" w:cs="Helvetica"/>
          <w:color w:val="000000"/>
          <w:shd w:val="clear" w:color="auto" w:fill="FFFFFF"/>
        </w:rPr>
        <w:t xml:space="preserve"> is the process of aligning images from two or more data sets. Determining an effective image registration approach is situation-dependent. It requires careful selection of a point transformation model to provide reference points between the images, and a method for comparing information to identify the parameters required to properly align the images.</w:t>
      </w:r>
      <w:r w:rsidR="00837F05" w:rsidRPr="007A3E4D">
        <w:rPr>
          <w:rFonts w:ascii="Helvetica" w:eastAsia="Times New Roman" w:hAnsi="Helvetica" w:cs="Helvetica"/>
          <w:color w:val="000000"/>
          <w:shd w:val="clear" w:color="auto" w:fill="FFFFFF"/>
        </w:rPr>
        <w:t xml:space="preserve"> Therefore, it’s a KEY step in the process. We will define two images in the comparisons:</w:t>
      </w:r>
    </w:p>
    <w:p w14:paraId="7F03344C" w14:textId="77777777" w:rsidR="00F343DA" w:rsidRPr="007A3E4D" w:rsidRDefault="00F343DA" w:rsidP="00933754">
      <w:pPr>
        <w:spacing w:after="270"/>
        <w:contextualSpacing/>
        <w:rPr>
          <w:rFonts w:ascii="Helvetica" w:hAnsi="Helvetica" w:cs="Helvetica"/>
          <w:color w:val="1A1A1A"/>
        </w:rPr>
      </w:pPr>
      <w:r w:rsidRPr="007A3E4D">
        <w:rPr>
          <w:rFonts w:ascii="Helvetica" w:hAnsi="Helvetica" w:cs="Helvetica"/>
          <w:b/>
          <w:bCs/>
          <w:color w:val="1A1A1A"/>
        </w:rPr>
        <w:t>Reference (fixed) image:</w:t>
      </w:r>
      <w:r w:rsidRPr="007A3E4D">
        <w:rPr>
          <w:rFonts w:ascii="Helvetica" w:hAnsi="Helvetica" w:cs="Helvetica"/>
          <w:color w:val="1A1A1A"/>
        </w:rPr>
        <w:t> Image in the target orientation</w:t>
      </w:r>
    </w:p>
    <w:p w14:paraId="1EA36FC2" w14:textId="07B31B89" w:rsidR="00F343DA" w:rsidRPr="007A3E4D" w:rsidRDefault="00F343DA" w:rsidP="00933754">
      <w:pPr>
        <w:spacing w:after="270"/>
        <w:contextualSpacing/>
        <w:rPr>
          <w:rFonts w:ascii="Helvetica" w:hAnsi="Helvetica" w:cs="Helvetica"/>
          <w:color w:val="1A1A1A"/>
        </w:rPr>
      </w:pPr>
      <w:r w:rsidRPr="007A3E4D">
        <w:rPr>
          <w:rFonts w:ascii="Helvetica" w:hAnsi="Helvetica" w:cs="Helvetica"/>
          <w:b/>
          <w:bCs/>
          <w:color w:val="1A1A1A"/>
        </w:rPr>
        <w:t>Target</w:t>
      </w:r>
      <w:r w:rsidR="00837F05" w:rsidRPr="007A3E4D">
        <w:rPr>
          <w:rFonts w:ascii="Helvetica" w:hAnsi="Helvetica" w:cs="Helvetica"/>
          <w:b/>
          <w:bCs/>
          <w:color w:val="1A1A1A"/>
        </w:rPr>
        <w:t xml:space="preserve">/ float </w:t>
      </w:r>
      <w:r w:rsidRPr="007A3E4D">
        <w:rPr>
          <w:rFonts w:ascii="Helvetica" w:hAnsi="Helvetica" w:cs="Helvetica"/>
          <w:b/>
          <w:bCs/>
          <w:color w:val="1A1A1A"/>
        </w:rPr>
        <w:t>(moving) image:</w:t>
      </w:r>
      <w:r w:rsidRPr="007A3E4D">
        <w:rPr>
          <w:rFonts w:ascii="Helvetica" w:hAnsi="Helvetica" w:cs="Helvetica"/>
          <w:color w:val="1A1A1A"/>
        </w:rPr>
        <w:t> Image to be transformed into alignment with the reference</w:t>
      </w:r>
    </w:p>
    <w:p w14:paraId="2C430407" w14:textId="21FE5A62" w:rsidR="002B3F44" w:rsidRPr="007A3E4D" w:rsidRDefault="002B3F44" w:rsidP="00933754">
      <w:pPr>
        <w:spacing w:after="270"/>
        <w:contextualSpacing/>
        <w:rPr>
          <w:rFonts w:ascii="Helvetica" w:hAnsi="Helvetica" w:cs="Helvetica"/>
          <w:color w:val="1A1A1A"/>
        </w:rPr>
      </w:pPr>
    </w:p>
    <w:p w14:paraId="35DE3346" w14:textId="42F93751" w:rsidR="002B3F44" w:rsidRPr="007A3E4D" w:rsidRDefault="002B3F44" w:rsidP="00933754">
      <w:pPr>
        <w:spacing w:after="270"/>
        <w:contextualSpacing/>
        <w:rPr>
          <w:rFonts w:ascii="Helvetica" w:hAnsi="Helvetica" w:cs="Helvetica"/>
          <w:color w:val="1A1A1A"/>
        </w:rPr>
      </w:pPr>
      <w:r w:rsidRPr="007A3E4D">
        <w:rPr>
          <w:rFonts w:ascii="Helvetica" w:hAnsi="Helvetica" w:cs="Helvetica"/>
          <w:color w:val="1A1A1A"/>
        </w:rPr>
        <w:t>There are two main ways to align images (USE ONLY ONE):</w:t>
      </w:r>
    </w:p>
    <w:p w14:paraId="0F1C5601" w14:textId="4C56F9CF" w:rsidR="002B3F44" w:rsidRPr="007A3E4D" w:rsidRDefault="002B3F44" w:rsidP="002B3F44">
      <w:pPr>
        <w:pStyle w:val="ListParagraph"/>
        <w:numPr>
          <w:ilvl w:val="0"/>
          <w:numId w:val="46"/>
        </w:numPr>
        <w:spacing w:after="270"/>
        <w:rPr>
          <w:rFonts w:ascii="Helvetica" w:hAnsi="Helvetica" w:cs="Helvetica"/>
          <w:color w:val="1A1A1A"/>
        </w:rPr>
      </w:pPr>
      <w:r w:rsidRPr="00AF639D">
        <w:rPr>
          <w:rFonts w:ascii="Helvetica" w:hAnsi="Helvetica" w:cs="Helvetica"/>
          <w:b/>
          <w:color w:val="1A1A1A"/>
        </w:rPr>
        <w:t>MANUAL ALIGNMENT</w:t>
      </w:r>
      <w:r w:rsidRPr="007A3E4D">
        <w:rPr>
          <w:rFonts w:ascii="Helvetica" w:hAnsi="Helvetica" w:cs="Helvetica"/>
          <w:color w:val="1A1A1A"/>
        </w:rPr>
        <w:t xml:space="preserve">: it’s trial and error. You adjust the transformation by trying combinations and observing the result. </w:t>
      </w:r>
      <w:r w:rsidR="00AF639D">
        <w:rPr>
          <w:rFonts w:ascii="Helvetica" w:hAnsi="Helvetica" w:cs="Helvetica"/>
          <w:color w:val="1A1A1A"/>
        </w:rPr>
        <w:t>Time consuming.</w:t>
      </w:r>
    </w:p>
    <w:p w14:paraId="25CF7FFE" w14:textId="70B2099C" w:rsidR="002B3F44" w:rsidRPr="007A3E4D" w:rsidRDefault="002B3F44" w:rsidP="002B3F44">
      <w:pPr>
        <w:pStyle w:val="ListParagraph"/>
        <w:numPr>
          <w:ilvl w:val="0"/>
          <w:numId w:val="46"/>
        </w:numPr>
        <w:spacing w:after="270"/>
        <w:rPr>
          <w:rFonts w:ascii="Helvetica" w:hAnsi="Helvetica" w:cs="Helvetica"/>
          <w:color w:val="1A1A1A"/>
        </w:rPr>
      </w:pPr>
      <w:r w:rsidRPr="00AF639D">
        <w:rPr>
          <w:rFonts w:ascii="Helvetica" w:hAnsi="Helvetica" w:cs="Helvetica"/>
          <w:b/>
          <w:color w:val="1A1A1A"/>
        </w:rPr>
        <w:t>AUTOMATIC ALIGNMENT</w:t>
      </w:r>
      <w:r w:rsidRPr="007A3E4D">
        <w:rPr>
          <w:rFonts w:ascii="Helvetica" w:hAnsi="Helvetica" w:cs="Helvetica"/>
          <w:color w:val="1A1A1A"/>
        </w:rPr>
        <w:t>:</w:t>
      </w:r>
      <w:r w:rsidR="00AF639D">
        <w:rPr>
          <w:rFonts w:ascii="Helvetica" w:hAnsi="Helvetica" w:cs="Helvetica"/>
          <w:color w:val="1A1A1A"/>
        </w:rPr>
        <w:t xml:space="preserve"> utilizes MATLAB script (by Erik Samuelsson), developed to </w:t>
      </w:r>
      <w:r w:rsidR="00AF639D" w:rsidRPr="007A3E4D">
        <w:rPr>
          <w:rFonts w:ascii="Helvetica" w:hAnsi="Helvetica" w:cs="Helvetica"/>
          <w:color w:val="1A1A1A"/>
        </w:rPr>
        <w:t>achieve</w:t>
      </w:r>
      <w:r w:rsidRPr="007A3E4D">
        <w:rPr>
          <w:rFonts w:ascii="Helvetica" w:hAnsi="Helvetica" w:cs="Helvetica"/>
          <w:color w:val="1A1A1A"/>
        </w:rPr>
        <w:t xml:space="preserve"> the best alignment possible</w:t>
      </w:r>
      <w:r w:rsidR="00AF639D">
        <w:rPr>
          <w:rFonts w:ascii="Helvetica" w:hAnsi="Helvetica" w:cs="Helvetica"/>
          <w:color w:val="1A1A1A"/>
        </w:rPr>
        <w:t xml:space="preserve"> via similarity metrics measurement and optimization</w:t>
      </w:r>
      <w:r w:rsidRPr="007A3E4D">
        <w:rPr>
          <w:rFonts w:ascii="Helvetica" w:hAnsi="Helvetica" w:cs="Helvetica"/>
          <w:color w:val="1A1A1A"/>
        </w:rPr>
        <w:t xml:space="preserve">. </w:t>
      </w:r>
      <w:r w:rsidR="00AF639D">
        <w:rPr>
          <w:rFonts w:ascii="Helvetica" w:hAnsi="Helvetica" w:cs="Helvetica"/>
          <w:color w:val="1A1A1A"/>
        </w:rPr>
        <w:t xml:space="preserve">Total running script time – about </w:t>
      </w:r>
      <w:r w:rsidR="00AF639D" w:rsidRPr="007A3E4D">
        <w:rPr>
          <w:rFonts w:ascii="Helvetica" w:hAnsi="Helvetica" w:cs="Helvetica"/>
          <w:color w:val="1A1A1A"/>
        </w:rPr>
        <w:t>30</w:t>
      </w:r>
      <w:r w:rsidRPr="007A3E4D">
        <w:rPr>
          <w:rFonts w:ascii="Helvetica" w:hAnsi="Helvetica" w:cs="Helvetica"/>
          <w:color w:val="1A1A1A"/>
        </w:rPr>
        <w:t xml:space="preserve"> min for all the </w:t>
      </w:r>
      <w:r w:rsidR="00AF639D">
        <w:rPr>
          <w:rFonts w:ascii="Helvetica" w:hAnsi="Helvetica" w:cs="Helvetica"/>
          <w:color w:val="1A1A1A"/>
        </w:rPr>
        <w:t>4</w:t>
      </w:r>
      <w:r w:rsidRPr="007A3E4D">
        <w:rPr>
          <w:rFonts w:ascii="Helvetica" w:hAnsi="Helvetica" w:cs="Helvetica"/>
          <w:color w:val="1A1A1A"/>
        </w:rPr>
        <w:t xml:space="preserve"> bases, </w:t>
      </w:r>
      <w:r w:rsidR="00AF639D">
        <w:rPr>
          <w:rFonts w:ascii="Helvetica" w:hAnsi="Helvetica" w:cs="Helvetica"/>
          <w:color w:val="1A1A1A"/>
        </w:rPr>
        <w:t xml:space="preserve">if images sizes do not </w:t>
      </w:r>
      <w:r w:rsidR="00AF639D" w:rsidRPr="007A3E4D">
        <w:rPr>
          <w:rFonts w:ascii="Helvetica" w:hAnsi="Helvetica" w:cs="Helvetica"/>
          <w:color w:val="1A1A1A"/>
        </w:rPr>
        <w:t>exceed</w:t>
      </w:r>
      <w:r w:rsidR="00AF639D">
        <w:rPr>
          <w:rFonts w:ascii="Helvetica" w:hAnsi="Helvetica" w:cs="Helvetica"/>
          <w:color w:val="1A1A1A"/>
        </w:rPr>
        <w:t xml:space="preserve"> </w:t>
      </w:r>
      <w:r w:rsidRPr="007A3E4D">
        <w:rPr>
          <w:rFonts w:ascii="Helvetica" w:hAnsi="Helvetica" w:cs="Helvetica"/>
          <w:color w:val="1A1A1A"/>
        </w:rPr>
        <w:t>0,5GB</w:t>
      </w:r>
      <w:r w:rsidR="00AF639D">
        <w:rPr>
          <w:rFonts w:ascii="Helvetica" w:hAnsi="Helvetica" w:cs="Helvetica"/>
          <w:color w:val="1A1A1A"/>
        </w:rPr>
        <w:t>.</w:t>
      </w:r>
    </w:p>
    <w:p w14:paraId="7AE6DC33" w14:textId="059A851F" w:rsidR="00837F05" w:rsidRPr="007A3E4D" w:rsidRDefault="00837F05" w:rsidP="00144027">
      <w:pPr>
        <w:rPr>
          <w:rFonts w:ascii="Helvetica" w:hAnsi="Helvetica" w:cs="Helvetica"/>
          <w:shd w:val="clear" w:color="auto" w:fill="FFFFFF"/>
        </w:rPr>
      </w:pPr>
    </w:p>
    <w:p w14:paraId="09A55BEB" w14:textId="77777777" w:rsidR="002E0F48" w:rsidRDefault="002E0F48" w:rsidP="002B3F44">
      <w:pPr>
        <w:pStyle w:val="NormalWeb"/>
        <w:contextualSpacing/>
        <w:rPr>
          <w:rFonts w:ascii="Helvetica" w:hAnsi="Helvetica" w:cs="Helvetica"/>
          <w:b/>
          <w:bCs/>
          <w:color w:val="C0504D" w:themeColor="accent2"/>
          <w:sz w:val="24"/>
          <w:szCs w:val="24"/>
        </w:rPr>
      </w:pPr>
    </w:p>
    <w:p w14:paraId="1090E815" w14:textId="2972A139" w:rsidR="002B3F44" w:rsidRPr="007A3E4D" w:rsidRDefault="002B3F44" w:rsidP="00A9353A">
      <w:pPr>
        <w:pStyle w:val="NormalWeb"/>
        <w:contextualSpacing/>
        <w:rPr>
          <w:rFonts w:ascii="Helvetica" w:hAnsi="Helvetica" w:cs="Helvetica"/>
          <w:b/>
          <w:bCs/>
          <w:color w:val="C0504D" w:themeColor="accent2"/>
          <w:sz w:val="24"/>
          <w:szCs w:val="24"/>
        </w:rPr>
      </w:pPr>
      <w:r w:rsidRPr="007A3E4D">
        <w:rPr>
          <w:rFonts w:ascii="Helvetica" w:hAnsi="Helvetica" w:cs="Helvetica"/>
          <w:b/>
          <w:bCs/>
          <w:color w:val="C0504D" w:themeColor="accent2"/>
          <w:sz w:val="24"/>
          <w:szCs w:val="24"/>
        </w:rPr>
        <w:lastRenderedPageBreak/>
        <w:t xml:space="preserve">MANUAL ALIGNMENT </w:t>
      </w:r>
      <w:r w:rsidR="00A9353A" w:rsidRPr="007A3E4D">
        <w:rPr>
          <w:rFonts w:ascii="Helvetica" w:hAnsi="Helvetica" w:cs="Helvetica"/>
          <w:b/>
          <w:bCs/>
          <w:color w:val="C0504D" w:themeColor="accent2"/>
          <w:sz w:val="24"/>
          <w:szCs w:val="24"/>
        </w:rPr>
        <w:t>USAGE</w:t>
      </w:r>
    </w:p>
    <w:p w14:paraId="7F862BAE" w14:textId="6EF03793" w:rsidR="006549D4" w:rsidRPr="007A3E4D" w:rsidRDefault="008D4F06" w:rsidP="00144027">
      <w:pPr>
        <w:rPr>
          <w:rFonts w:ascii="Helvetica" w:hAnsi="Helvetica" w:cs="Helvetica"/>
          <w:b/>
          <w:bCs/>
          <w:shd w:val="clear" w:color="auto" w:fill="FFFFFF"/>
        </w:rPr>
      </w:pPr>
      <w:r w:rsidRPr="007A3E4D">
        <w:rPr>
          <w:rFonts w:ascii="Helvetica" w:hAnsi="Helvetica" w:cs="Helvetica"/>
          <w:shd w:val="clear" w:color="auto" w:fill="FFFFFF"/>
        </w:rPr>
        <w:t>To start</w:t>
      </w:r>
      <w:r w:rsidR="006549D4" w:rsidRPr="007A3E4D">
        <w:rPr>
          <w:rFonts w:ascii="Helvetica" w:hAnsi="Helvetica" w:cs="Helvetica"/>
          <w:shd w:val="clear" w:color="auto" w:fill="FFFFFF"/>
        </w:rPr>
        <w:t xml:space="preserve"> images </w:t>
      </w:r>
      <w:r w:rsidRPr="007A3E4D">
        <w:rPr>
          <w:rFonts w:ascii="Helvetica" w:hAnsi="Helvetica" w:cs="Helvetica"/>
          <w:shd w:val="clear" w:color="auto" w:fill="FFFFFF"/>
        </w:rPr>
        <w:t>alignment – move exported files into one folder</w:t>
      </w:r>
    </w:p>
    <w:p w14:paraId="1D4005F7" w14:textId="7DE1518C" w:rsidR="003716A7" w:rsidRPr="007A3E4D" w:rsidRDefault="006549D4" w:rsidP="00144027">
      <w:pPr>
        <w:rPr>
          <w:rFonts w:ascii="Helvetica" w:hAnsi="Helvetica" w:cs="Helvetica"/>
          <w:b/>
          <w:bCs/>
          <w:shd w:val="clear" w:color="auto" w:fill="FFFFFF"/>
        </w:rPr>
      </w:pPr>
      <w:r w:rsidRPr="007A3E4D">
        <w:rPr>
          <w:rFonts w:ascii="Helvetica" w:hAnsi="Helvetica" w:cs="Helvetica"/>
          <w:shd w:val="clear" w:color="auto" w:fill="FFFFFF"/>
        </w:rPr>
        <w:t>Check for the image with the best sig</w:t>
      </w:r>
      <w:r w:rsidR="00656571" w:rsidRPr="007A3E4D">
        <w:rPr>
          <w:rFonts w:ascii="Helvetica" w:hAnsi="Helvetica" w:cs="Helvetica"/>
          <w:shd w:val="clear" w:color="auto" w:fill="FFFFFF"/>
        </w:rPr>
        <w:t>nals (most anchor stain, e.g. b2.)</w:t>
      </w:r>
    </w:p>
    <w:p w14:paraId="36DE1173" w14:textId="64816E23" w:rsidR="008D4F06" w:rsidRPr="007A3E4D" w:rsidRDefault="003716A7" w:rsidP="00144027">
      <w:pPr>
        <w:rPr>
          <w:rFonts w:ascii="Helvetica" w:hAnsi="Helvetica" w:cs="Helvetica"/>
          <w:b/>
          <w:bCs/>
          <w:shd w:val="clear" w:color="auto" w:fill="FFFFFF"/>
        </w:rPr>
      </w:pPr>
      <w:r w:rsidRPr="00A9353A">
        <w:rPr>
          <w:rFonts w:ascii="Helvetica" w:hAnsi="Helvetica" w:cs="Helvetica"/>
          <w:b/>
          <w:shd w:val="clear" w:color="auto" w:fill="FFFFFF"/>
        </w:rPr>
        <w:t>OBS!</w:t>
      </w:r>
      <w:r w:rsidRPr="007A3E4D">
        <w:rPr>
          <w:rFonts w:ascii="Helvetica" w:hAnsi="Helvetica" w:cs="Helvetica"/>
          <w:shd w:val="clear" w:color="auto" w:fill="FFFFFF"/>
        </w:rPr>
        <w:t xml:space="preserve"> typically the base sequenced 2</w:t>
      </w:r>
      <w:r w:rsidR="002B3F44" w:rsidRPr="007A3E4D">
        <w:rPr>
          <w:rFonts w:ascii="Helvetica" w:hAnsi="Helvetica" w:cs="Helvetica"/>
          <w:shd w:val="clear" w:color="auto" w:fill="FFFFFF"/>
        </w:rPr>
        <w:t>n</w:t>
      </w:r>
      <w:r w:rsidRPr="007A3E4D">
        <w:rPr>
          <w:rFonts w:ascii="Helvetica" w:hAnsi="Helvetica" w:cs="Helvetica"/>
          <w:shd w:val="clear" w:color="auto" w:fill="FFFFFF"/>
        </w:rPr>
        <w:t>d in the row, gives best signal</w:t>
      </w:r>
    </w:p>
    <w:p w14:paraId="073789D8" w14:textId="1FE8BAD5" w:rsidR="006549D4" w:rsidRPr="007A3E4D" w:rsidRDefault="00A9353A" w:rsidP="00144027">
      <w:pPr>
        <w:rPr>
          <w:rFonts w:ascii="Helvetica" w:hAnsi="Helvetica" w:cs="Helvetica"/>
          <w:b/>
          <w:bCs/>
          <w:shd w:val="clear" w:color="auto" w:fill="FFFFFF"/>
        </w:rPr>
      </w:pPr>
      <w:r>
        <w:rPr>
          <w:rFonts w:ascii="Helvetica" w:hAnsi="Helvetica" w:cs="Helvetica"/>
          <w:shd w:val="clear" w:color="auto" w:fill="FFFFFF"/>
        </w:rPr>
        <w:t xml:space="preserve">Check the “sequence” </w:t>
      </w:r>
      <w:r w:rsidRPr="007A3E4D">
        <w:rPr>
          <w:rFonts w:ascii="Helvetica" w:hAnsi="Helvetica" w:cs="Helvetica"/>
          <w:shd w:val="clear" w:color="auto" w:fill="FFFFFF"/>
        </w:rPr>
        <w:t>of</w:t>
      </w:r>
      <w:r w:rsidR="006549D4" w:rsidRPr="007A3E4D">
        <w:rPr>
          <w:rFonts w:ascii="Helvetica" w:hAnsi="Helvetica" w:cs="Helvetica"/>
          <w:shd w:val="clear" w:color="auto" w:fill="FFFFFF"/>
        </w:rPr>
        <w:t xml:space="preserve"> movement and align the images to the middle one (e.g. b2, to avoid extensive calculations)</w:t>
      </w:r>
    </w:p>
    <w:p w14:paraId="7E89844B" w14:textId="08F5772E" w:rsidR="00884567" w:rsidRPr="007A3E4D" w:rsidRDefault="00A9353A" w:rsidP="00144027">
      <w:pPr>
        <w:rPr>
          <w:rFonts w:ascii="Helvetica" w:hAnsi="Helvetica" w:cs="Helvetica"/>
          <w:b/>
          <w:bCs/>
          <w:shd w:val="clear" w:color="auto" w:fill="FFFFFF"/>
        </w:rPr>
      </w:pPr>
      <w:r>
        <w:rPr>
          <w:rFonts w:ascii="Helvetica" w:hAnsi="Helvetica" w:cs="Helvetica"/>
          <w:shd w:val="clear" w:color="auto" w:fill="FFFFFF"/>
        </w:rPr>
        <w:t>Create a folder “Aligned”</w:t>
      </w:r>
      <w:r w:rsidR="006549D4" w:rsidRPr="007A3E4D">
        <w:rPr>
          <w:rFonts w:ascii="Helvetica" w:hAnsi="Helvetica" w:cs="Helvetica"/>
          <w:shd w:val="clear" w:color="auto" w:fill="FFFFFF"/>
        </w:rPr>
        <w:t xml:space="preserve"> in the</w:t>
      </w:r>
      <w:r w:rsidR="006549D4" w:rsidRPr="007A3E4D">
        <w:rPr>
          <w:rFonts w:ascii="Helvetica" w:hAnsi="Helvetica" w:cs="Helvetica"/>
          <w:shd w:val="clear" w:color="auto" w:fill="FFFFFF"/>
          <w:lang w:val="de-AT"/>
        </w:rPr>
        <w:t xml:space="preserve"> </w:t>
      </w:r>
      <w:r>
        <w:rPr>
          <w:rFonts w:ascii="Helvetica" w:hAnsi="Helvetica" w:cs="Helvetica"/>
          <w:shd w:val="clear" w:color="auto" w:fill="FFFFFF"/>
        </w:rPr>
        <w:t>“Exported”</w:t>
      </w:r>
      <w:r w:rsidR="006549D4" w:rsidRPr="007A3E4D">
        <w:rPr>
          <w:rFonts w:ascii="Helvetica" w:hAnsi="Helvetica" w:cs="Helvetica"/>
          <w:shd w:val="clear" w:color="auto" w:fill="FFFFFF"/>
        </w:rPr>
        <w:t xml:space="preserve"> folder, copy b2 </w:t>
      </w:r>
      <w:r>
        <w:rPr>
          <w:rFonts w:ascii="Helvetica" w:hAnsi="Helvetica" w:cs="Helvetica"/>
          <w:shd w:val="clear" w:color="auto" w:fill="FFFFFF"/>
        </w:rPr>
        <w:t xml:space="preserve">file </w:t>
      </w:r>
      <w:r w:rsidR="006549D4" w:rsidRPr="007A3E4D">
        <w:rPr>
          <w:rFonts w:ascii="Helvetica" w:hAnsi="Helvetica" w:cs="Helvetica"/>
          <w:shd w:val="clear" w:color="auto" w:fill="FFFFFF"/>
        </w:rPr>
        <w:t>into there and align the images of b1, b3, b4 and b5 to the reference images of b2.</w:t>
      </w:r>
    </w:p>
    <w:p w14:paraId="7CA52E4C" w14:textId="3404FAB7" w:rsidR="00884567" w:rsidRPr="007A3E4D" w:rsidRDefault="00884567" w:rsidP="00144027">
      <w:pPr>
        <w:rPr>
          <w:rFonts w:ascii="Helvetica" w:hAnsi="Helvetica" w:cs="Helvetica"/>
          <w:b/>
          <w:bCs/>
          <w:shd w:val="clear" w:color="auto" w:fill="FFFFFF"/>
        </w:rPr>
      </w:pPr>
      <w:r w:rsidRPr="007A3E4D">
        <w:rPr>
          <w:rFonts w:ascii="Helvetica" w:hAnsi="Helvetica" w:cs="Helvetica"/>
          <w:shd w:val="clear" w:color="auto" w:fill="FFFFFF"/>
        </w:rPr>
        <w:t>Run script</w:t>
      </w:r>
      <w:r w:rsidR="002B3F44" w:rsidRPr="007A3E4D">
        <w:rPr>
          <w:rFonts w:ascii="Helvetica" w:hAnsi="Helvetica" w:cs="Helvetica"/>
          <w:shd w:val="clear" w:color="auto" w:fill="FFFFFF"/>
        </w:rPr>
        <w:t xml:space="preserve"> </w:t>
      </w:r>
      <w:r w:rsidR="002B3F44" w:rsidRPr="007A3E4D">
        <w:rPr>
          <w:rFonts w:ascii="Helvetica" w:hAnsi="Helvetica" w:cs="Helvetica"/>
          <w:highlight w:val="yellow"/>
          <w:shd w:val="clear" w:color="auto" w:fill="FFFFFF"/>
        </w:rPr>
        <w:t>(NAME)</w:t>
      </w:r>
      <w:r w:rsidRPr="007A3E4D">
        <w:rPr>
          <w:rFonts w:ascii="Helvetica" w:hAnsi="Helvetica" w:cs="Helvetica"/>
          <w:shd w:val="clear" w:color="auto" w:fill="FFFFFF"/>
        </w:rPr>
        <w:t xml:space="preserve"> and save it for each base separately.</w:t>
      </w:r>
    </w:p>
    <w:p w14:paraId="3B46DC6D" w14:textId="77777777" w:rsidR="002B3F44" w:rsidRPr="007A3E4D" w:rsidRDefault="002B3F44" w:rsidP="002B3F44">
      <w:pPr>
        <w:rPr>
          <w:rFonts w:ascii="Helvetica" w:hAnsi="Helvetica" w:cs="Helvetica"/>
          <w:bCs/>
          <w:shd w:val="clear" w:color="auto" w:fill="FFFFFF"/>
        </w:rPr>
      </w:pPr>
    </w:p>
    <w:p w14:paraId="288315E5" w14:textId="77777777" w:rsidR="002B3F44" w:rsidRPr="007A3E4D" w:rsidRDefault="002B3F44" w:rsidP="002B3F44">
      <w:pPr>
        <w:jc w:val="center"/>
        <w:rPr>
          <w:rFonts w:ascii="Helvetica" w:hAnsi="Helvetica" w:cs="Helvetica"/>
          <w:b/>
          <w:bCs/>
          <w:i/>
          <w:iCs/>
          <w:shd w:val="clear" w:color="auto" w:fill="FFFFFF"/>
        </w:rPr>
      </w:pPr>
      <w:r w:rsidRPr="007A3E4D">
        <w:rPr>
          <w:rFonts w:ascii="Helvetica" w:hAnsi="Helvetica" w:cs="Helvetica"/>
          <w:b/>
          <w:bCs/>
          <w:i/>
          <w:iCs/>
          <w:shd w:val="clear" w:color="auto" w:fill="FFFFFF"/>
        </w:rPr>
        <w:t>IN MATLAB:</w:t>
      </w:r>
    </w:p>
    <w:p w14:paraId="47EBB2EE" w14:textId="4287B6D4" w:rsidR="002B3F44" w:rsidRPr="007A3E4D" w:rsidRDefault="002B3F44" w:rsidP="002B3F44">
      <w:pPr>
        <w:rPr>
          <w:rFonts w:ascii="Helvetica" w:hAnsi="Helvetica" w:cs="Helvetica"/>
          <w:b/>
          <w:bCs/>
          <w:i/>
          <w:iCs/>
          <w:color w:val="76923C" w:themeColor="accent3" w:themeShade="BF"/>
          <w:shd w:val="clear" w:color="auto" w:fill="FFFFFF"/>
        </w:rPr>
      </w:pPr>
      <w:r w:rsidRPr="007A3E4D">
        <w:rPr>
          <w:rFonts w:ascii="Helvetica" w:hAnsi="Helvetica" w:cs="Helvetica"/>
          <w:i/>
          <w:iCs/>
          <w:color w:val="76923C" w:themeColor="accent3" w:themeShade="BF"/>
          <w:shd w:val="clear" w:color="auto" w:fill="FFFFFF"/>
        </w:rPr>
        <w:t>REF_IMAGE=</w:t>
      </w:r>
      <w:r w:rsidRPr="007A3E4D">
        <w:rPr>
          <w:rFonts w:ascii="Helvetica" w:hAnsi="Helvetica" w:cs="Helvetica"/>
          <w:i/>
          <w:iCs/>
          <w:color w:val="76923C" w:themeColor="accent3" w:themeShade="BF"/>
        </w:rPr>
        <w:t>specify the Reference Image path-c1(channel1)_DAPI image of the reference base</w:t>
      </w:r>
    </w:p>
    <w:p w14:paraId="383C2BE7" w14:textId="77777777" w:rsidR="002B3F44" w:rsidRPr="007A3E4D" w:rsidRDefault="002B3F44" w:rsidP="002B3F44">
      <w:pPr>
        <w:rPr>
          <w:rFonts w:ascii="Helvetica" w:hAnsi="Helvetica" w:cs="Helvetica"/>
          <w:b/>
          <w:bCs/>
          <w:i/>
          <w:iCs/>
          <w:color w:val="76923C" w:themeColor="accent3" w:themeShade="BF"/>
          <w:shd w:val="clear" w:color="auto" w:fill="FFFFFF"/>
        </w:rPr>
      </w:pPr>
      <w:r w:rsidRPr="007A3E4D">
        <w:rPr>
          <w:rFonts w:ascii="Helvetica" w:hAnsi="Helvetica" w:cs="Helvetica"/>
          <w:i/>
          <w:iCs/>
          <w:color w:val="76923C" w:themeColor="accent3" w:themeShade="BF"/>
          <w:shd w:val="clear" w:color="auto" w:fill="FFFFFF"/>
        </w:rPr>
        <w:t>INPUT_IMAGE_PREFIX</w:t>
      </w:r>
      <w:r w:rsidRPr="007A3E4D">
        <w:rPr>
          <w:rFonts w:ascii="Helvetica" w:hAnsi="Helvetica" w:cs="Helvetica"/>
          <w:i/>
          <w:iCs/>
          <w:color w:val="76923C" w:themeColor="accent3" w:themeShade="BF"/>
        </w:rPr>
        <w:t>=specify the path to the target image (e.g. “b2-mip_c”)</w:t>
      </w:r>
    </w:p>
    <w:p w14:paraId="776D15C8" w14:textId="77777777" w:rsidR="002B3F44" w:rsidRPr="007A3E4D" w:rsidRDefault="002B3F44" w:rsidP="002B3F44">
      <w:pPr>
        <w:rPr>
          <w:rFonts w:ascii="Helvetica" w:eastAsia="Times New Roman" w:hAnsi="Helvetica" w:cs="Helvetica"/>
          <w:b/>
          <w:bCs/>
          <w:i/>
          <w:iCs/>
          <w:color w:val="76923C" w:themeColor="accent3" w:themeShade="BF"/>
          <w:sz w:val="24"/>
          <w:szCs w:val="24"/>
          <w:shd w:val="clear" w:color="auto" w:fill="FFFFFF"/>
        </w:rPr>
      </w:pPr>
      <w:r w:rsidRPr="007A3E4D">
        <w:rPr>
          <w:rFonts w:ascii="Helvetica" w:eastAsia="Times New Roman" w:hAnsi="Helvetica" w:cs="Helvetica"/>
          <w:i/>
          <w:iCs/>
          <w:color w:val="76923C" w:themeColor="accent3" w:themeShade="BF"/>
          <w:sz w:val="24"/>
          <w:szCs w:val="24"/>
          <w:shd w:val="clear" w:color="auto" w:fill="FFFFFF"/>
        </w:rPr>
        <w:t>FLO_IMAGE=[input_image_prefix ‘1_ORG.tif’]</w:t>
      </w:r>
    </w:p>
    <w:p w14:paraId="2EE983D5" w14:textId="77777777" w:rsidR="002B3F44" w:rsidRPr="007A3E4D" w:rsidRDefault="002B3F44" w:rsidP="002B3F44">
      <w:pPr>
        <w:rPr>
          <w:rFonts w:ascii="Helvetica" w:eastAsia="Times New Roman" w:hAnsi="Helvetica" w:cs="Helvetica"/>
          <w:b/>
          <w:bCs/>
          <w:i/>
          <w:iCs/>
          <w:color w:val="76923C" w:themeColor="accent3" w:themeShade="BF"/>
          <w:sz w:val="24"/>
          <w:szCs w:val="24"/>
          <w:shd w:val="clear" w:color="auto" w:fill="FFFFFF"/>
        </w:rPr>
      </w:pPr>
      <w:r w:rsidRPr="007A3E4D">
        <w:rPr>
          <w:rFonts w:ascii="Helvetica" w:hAnsi="Helvetica" w:cs="Helvetica"/>
          <w:i/>
          <w:iCs/>
          <w:color w:val="76923C" w:themeColor="accent3" w:themeShade="BF"/>
          <w:sz w:val="24"/>
          <w:szCs w:val="24"/>
        </w:rPr>
        <w:t>OUTPUT_IMAGE_PREFIX</w:t>
      </w:r>
      <w:r w:rsidRPr="007A3E4D">
        <w:rPr>
          <w:rFonts w:ascii="Helvetica" w:hAnsi="Helvetica" w:cs="Helvetica"/>
          <w:i/>
          <w:iCs/>
          <w:color w:val="76923C" w:themeColor="accent3" w:themeShade="BF"/>
          <w:sz w:val="24"/>
          <w:szCs w:val="24"/>
        </w:rPr>
        <w:sym w:font="Wingdings 3" w:char="F075"/>
      </w:r>
      <w:r w:rsidRPr="007A3E4D">
        <w:rPr>
          <w:rFonts w:ascii="Helvetica" w:hAnsi="Helvetica" w:cs="Helvetica"/>
          <w:i/>
          <w:iCs/>
          <w:color w:val="76923C" w:themeColor="accent3" w:themeShade="BF"/>
          <w:sz w:val="24"/>
          <w:szCs w:val="24"/>
        </w:rPr>
        <w:t xml:space="preserve"> “Aligned” folder path where aligned images will be saved</w:t>
      </w:r>
    </w:p>
    <w:p w14:paraId="4F7344B1" w14:textId="77777777" w:rsidR="002B3F44" w:rsidRPr="007A3E4D" w:rsidRDefault="002B3F44" w:rsidP="002B3F44">
      <w:pPr>
        <w:rPr>
          <w:rFonts w:ascii="Helvetica" w:eastAsia="Times New Roman" w:hAnsi="Helvetica" w:cs="Helvetica"/>
          <w:b/>
          <w:bCs/>
          <w:i/>
          <w:iCs/>
          <w:color w:val="76923C" w:themeColor="accent3" w:themeShade="BF"/>
          <w:sz w:val="24"/>
          <w:szCs w:val="24"/>
          <w:shd w:val="clear" w:color="auto" w:fill="FFFFFF"/>
        </w:rPr>
      </w:pPr>
      <w:r w:rsidRPr="007A3E4D">
        <w:rPr>
          <w:rFonts w:ascii="Helvetica" w:hAnsi="Helvetica" w:cs="Helvetica"/>
          <w:i/>
          <w:iCs/>
          <w:color w:val="76923C" w:themeColor="accent3" w:themeShade="BF"/>
          <w:sz w:val="24"/>
          <w:szCs w:val="24"/>
        </w:rPr>
        <w:t>In ROTATION</w:t>
      </w:r>
      <w:r w:rsidRPr="007A3E4D">
        <w:rPr>
          <w:rFonts w:ascii="Helvetica" w:hAnsi="Helvetica" w:cs="Helvetica"/>
          <w:i/>
          <w:iCs/>
          <w:color w:val="76923C" w:themeColor="accent3" w:themeShade="BF"/>
          <w:sz w:val="24"/>
          <w:szCs w:val="24"/>
        </w:rPr>
        <w:sym w:font="Wingdings 3" w:char="F075"/>
      </w:r>
      <w:r w:rsidRPr="007A3E4D">
        <w:rPr>
          <w:rFonts w:ascii="Helvetica" w:hAnsi="Helvetica" w:cs="Helvetica"/>
          <w:i/>
          <w:iCs/>
          <w:color w:val="76923C" w:themeColor="accent3" w:themeShade="BF"/>
          <w:sz w:val="24"/>
          <w:szCs w:val="24"/>
        </w:rPr>
        <w:t>ANGLE=0 (positive: counter clockwise)</w:t>
      </w:r>
    </w:p>
    <w:p w14:paraId="141F0AA0" w14:textId="77777777" w:rsidR="002B3F44" w:rsidRPr="007A3E4D" w:rsidRDefault="002B3F44" w:rsidP="002B3F44">
      <w:pPr>
        <w:rPr>
          <w:rFonts w:ascii="Helvetica" w:eastAsia="Times New Roman" w:hAnsi="Helvetica" w:cs="Helvetica"/>
          <w:b/>
          <w:bCs/>
          <w:i/>
          <w:iCs/>
          <w:color w:val="76923C" w:themeColor="accent3" w:themeShade="BF"/>
          <w:sz w:val="24"/>
          <w:szCs w:val="24"/>
          <w:shd w:val="clear" w:color="auto" w:fill="FFFFFF"/>
        </w:rPr>
      </w:pPr>
      <w:r w:rsidRPr="007A3E4D">
        <w:rPr>
          <w:rFonts w:ascii="Helvetica" w:eastAsia="Times New Roman" w:hAnsi="Helvetica" w:cs="Helvetica"/>
          <w:i/>
          <w:iCs/>
          <w:color w:val="76923C" w:themeColor="accent3" w:themeShade="BF"/>
          <w:sz w:val="24"/>
          <w:szCs w:val="24"/>
          <w:shd w:val="clear" w:color="auto" w:fill="FFFFFF"/>
        </w:rPr>
        <w:t xml:space="preserve">In </w:t>
      </w:r>
      <w:r w:rsidRPr="007A3E4D">
        <w:rPr>
          <w:rFonts w:ascii="Helvetica" w:hAnsi="Helvetica" w:cs="Helvetica"/>
          <w:i/>
          <w:iCs/>
          <w:color w:val="76923C" w:themeColor="accent3" w:themeShade="BF"/>
          <w:sz w:val="24"/>
          <w:szCs w:val="24"/>
        </w:rPr>
        <w:t>TRANSLATION</w:t>
      </w:r>
      <w:r w:rsidRPr="007A3E4D">
        <w:rPr>
          <w:rFonts w:ascii="Helvetica" w:hAnsi="Helvetica" w:cs="Helvetica"/>
          <w:i/>
          <w:iCs/>
          <w:color w:val="76923C" w:themeColor="accent3" w:themeShade="BF"/>
          <w:sz w:val="24"/>
          <w:szCs w:val="24"/>
        </w:rPr>
        <w:sym w:font="Wingdings 3" w:char="F075"/>
      </w:r>
      <w:r w:rsidRPr="007A3E4D">
        <w:rPr>
          <w:rFonts w:ascii="Helvetica" w:hAnsi="Helvetica" w:cs="Helvetica"/>
          <w:i/>
          <w:iCs/>
          <w:color w:val="76923C" w:themeColor="accent3" w:themeShade="BF"/>
          <w:sz w:val="24"/>
          <w:szCs w:val="24"/>
        </w:rPr>
        <w:t>Y(up)=pixels number (positive: move the floating image up, negative: down)</w:t>
      </w:r>
    </w:p>
    <w:p w14:paraId="1A076907" w14:textId="7988B607" w:rsidR="002B3F44" w:rsidRDefault="002B3F44" w:rsidP="00F2598D">
      <w:pPr>
        <w:rPr>
          <w:rFonts w:ascii="Helvetica" w:eastAsia="Times New Roman" w:hAnsi="Helvetica" w:cs="Helvetica"/>
          <w:b/>
          <w:bCs/>
          <w:i/>
          <w:iCs/>
          <w:color w:val="76923C" w:themeColor="accent3" w:themeShade="BF"/>
          <w:sz w:val="24"/>
          <w:szCs w:val="24"/>
          <w:shd w:val="clear" w:color="auto" w:fill="FFFFFF"/>
        </w:rPr>
      </w:pPr>
      <w:r w:rsidRPr="007A3E4D">
        <w:rPr>
          <w:rFonts w:ascii="Helvetica" w:eastAsia="Times New Roman" w:hAnsi="Helvetica" w:cs="Helvetica"/>
          <w:i/>
          <w:iCs/>
          <w:color w:val="76923C" w:themeColor="accent3" w:themeShade="BF"/>
          <w:sz w:val="24"/>
          <w:szCs w:val="24"/>
          <w:shd w:val="clear" w:color="auto" w:fill="FFFFFF"/>
        </w:rPr>
        <w:t xml:space="preserve">In </w:t>
      </w:r>
      <w:r w:rsidRPr="007A3E4D">
        <w:rPr>
          <w:rFonts w:ascii="Helvetica" w:hAnsi="Helvetica" w:cs="Helvetica"/>
          <w:i/>
          <w:iCs/>
          <w:color w:val="76923C" w:themeColor="accent3" w:themeShade="BF"/>
          <w:sz w:val="24"/>
          <w:szCs w:val="24"/>
        </w:rPr>
        <w:t xml:space="preserve">TRANSLATION </w:t>
      </w:r>
      <w:r w:rsidRPr="007A3E4D">
        <w:rPr>
          <w:rFonts w:ascii="Helvetica" w:hAnsi="Helvetica" w:cs="Helvetica"/>
          <w:i/>
          <w:iCs/>
          <w:color w:val="76923C" w:themeColor="accent3" w:themeShade="BF"/>
          <w:sz w:val="24"/>
          <w:szCs w:val="24"/>
        </w:rPr>
        <w:sym w:font="Wingdings 3" w:char="F075"/>
      </w:r>
      <w:r w:rsidRPr="007A3E4D">
        <w:rPr>
          <w:rFonts w:ascii="Helvetica" w:hAnsi="Helvetica" w:cs="Helvetica"/>
          <w:i/>
          <w:iCs/>
          <w:color w:val="76923C" w:themeColor="accent3" w:themeShade="BF"/>
          <w:sz w:val="24"/>
          <w:szCs w:val="24"/>
        </w:rPr>
        <w:t>Xleft=number of pixels (positive: move the floating image left, negative: right</w:t>
      </w:r>
    </w:p>
    <w:p w14:paraId="0CBC231B" w14:textId="77777777" w:rsidR="00F2598D" w:rsidRPr="00F2598D" w:rsidRDefault="00F2598D" w:rsidP="00F2598D">
      <w:pPr>
        <w:rPr>
          <w:rFonts w:ascii="Helvetica" w:eastAsia="Times New Roman" w:hAnsi="Helvetica" w:cs="Helvetica"/>
          <w:b/>
          <w:bCs/>
          <w:i/>
          <w:iCs/>
          <w:color w:val="76923C" w:themeColor="accent3" w:themeShade="BF"/>
          <w:sz w:val="24"/>
          <w:szCs w:val="24"/>
          <w:shd w:val="clear" w:color="auto" w:fill="FFFFFF"/>
        </w:rPr>
      </w:pPr>
    </w:p>
    <w:p w14:paraId="2954F68E" w14:textId="77777777" w:rsidR="002B3F44" w:rsidRPr="007A3E4D" w:rsidRDefault="002B3F44" w:rsidP="00F2598D">
      <w:pPr>
        <w:rPr>
          <w:rFonts w:ascii="Helvetica" w:hAnsi="Helvetica" w:cs="Helvetica"/>
          <w:i/>
          <w:iCs/>
        </w:rPr>
      </w:pPr>
      <w:r w:rsidRPr="007A3E4D">
        <w:rPr>
          <w:rFonts w:ascii="Helvetica" w:hAnsi="Helvetica" w:cs="Helvetica"/>
          <w:i/>
          <w:iCs/>
          <w:noProof/>
        </w:rPr>
        <w:drawing>
          <wp:inline distT="0" distB="0" distL="0" distR="0" wp14:anchorId="3AA8D937" wp14:editId="7AA1EC24">
            <wp:extent cx="4677846" cy="2773680"/>
            <wp:effectExtent l="0" t="0" r="0" b="0"/>
            <wp:docPr id="1026" name="Picture 2" descr="C:\Users\xiaoyan.qian\Desktop\Olga_screenshots\Matlab_alignme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xiaoyan.qian\Desktop\Olga_screenshots\Matlab_alignment_1.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18345" r="30405" b="13010"/>
                    <a:stretch/>
                  </pic:blipFill>
                  <pic:spPr bwMode="auto">
                    <a:xfrm>
                      <a:off x="0" y="0"/>
                      <a:ext cx="4680236" cy="2775097"/>
                    </a:xfrm>
                    <a:prstGeom prst="rect">
                      <a:avLst/>
                    </a:prstGeom>
                    <a:noFill/>
                  </pic:spPr>
                </pic:pic>
              </a:graphicData>
            </a:graphic>
          </wp:inline>
        </w:drawing>
      </w:r>
    </w:p>
    <w:p w14:paraId="6E85C3A3" w14:textId="77777777" w:rsidR="0063674F" w:rsidRDefault="0063674F" w:rsidP="0063674F">
      <w:pPr>
        <w:pStyle w:val="NormalWeb"/>
        <w:contextualSpacing/>
        <w:rPr>
          <w:rFonts w:ascii="Helvetica" w:hAnsi="Helvetica" w:cs="Helvetica"/>
          <w:b/>
          <w:bCs/>
          <w:color w:val="C0504D" w:themeColor="accent2"/>
          <w:sz w:val="24"/>
          <w:szCs w:val="24"/>
        </w:rPr>
      </w:pPr>
    </w:p>
    <w:p w14:paraId="70069498" w14:textId="77777777" w:rsidR="0063674F" w:rsidRDefault="0063674F" w:rsidP="0063674F">
      <w:pPr>
        <w:pStyle w:val="NormalWeb"/>
        <w:contextualSpacing/>
        <w:rPr>
          <w:rFonts w:ascii="Helvetica" w:hAnsi="Helvetica" w:cs="Helvetica"/>
          <w:b/>
          <w:bCs/>
          <w:color w:val="C0504D" w:themeColor="accent2"/>
          <w:sz w:val="24"/>
          <w:szCs w:val="24"/>
        </w:rPr>
      </w:pPr>
    </w:p>
    <w:p w14:paraId="6DDFA3D5" w14:textId="0AF93BC2" w:rsidR="0063674F" w:rsidRDefault="0063674F" w:rsidP="0063674F">
      <w:pPr>
        <w:pStyle w:val="NormalWeb"/>
        <w:contextualSpacing/>
        <w:rPr>
          <w:rFonts w:ascii="Helvetica" w:hAnsi="Helvetica" w:cs="Helvetica"/>
          <w:b/>
          <w:bCs/>
          <w:color w:val="C0504D" w:themeColor="accent2"/>
          <w:sz w:val="24"/>
          <w:szCs w:val="24"/>
        </w:rPr>
      </w:pPr>
      <w:r>
        <w:rPr>
          <w:rFonts w:ascii="Helvetica" w:hAnsi="Helvetica" w:cs="Helvetica"/>
          <w:b/>
          <w:bCs/>
          <w:color w:val="C0504D" w:themeColor="accent2"/>
          <w:sz w:val="24"/>
          <w:szCs w:val="24"/>
        </w:rPr>
        <w:lastRenderedPageBreak/>
        <w:t>AUTOMATIC</w:t>
      </w:r>
      <w:r w:rsidRPr="007A3E4D">
        <w:rPr>
          <w:rFonts w:ascii="Helvetica" w:hAnsi="Helvetica" w:cs="Helvetica"/>
          <w:b/>
          <w:bCs/>
          <w:color w:val="C0504D" w:themeColor="accent2"/>
          <w:sz w:val="24"/>
          <w:szCs w:val="24"/>
        </w:rPr>
        <w:t xml:space="preserve"> ALIGNMENT USAGE</w:t>
      </w:r>
    </w:p>
    <w:p w14:paraId="6CDFC983" w14:textId="77777777" w:rsidR="00A752E0" w:rsidRDefault="00A752E0" w:rsidP="00A752E0">
      <w:pPr>
        <w:pStyle w:val="NormalWeb"/>
        <w:contextualSpacing/>
        <w:rPr>
          <w:rFonts w:ascii="Helvetica" w:hAnsi="Helvetica" w:cs="Helvetica"/>
          <w:b/>
          <w:bCs/>
          <w:color w:val="C0504D" w:themeColor="accent2"/>
          <w:sz w:val="24"/>
          <w:szCs w:val="24"/>
        </w:rPr>
      </w:pPr>
    </w:p>
    <w:p w14:paraId="7255E413" w14:textId="77777777" w:rsidR="00A752E0" w:rsidRPr="00A752E0" w:rsidRDefault="00A752E0" w:rsidP="00A752E0">
      <w:pPr>
        <w:pStyle w:val="NormalWeb"/>
        <w:contextualSpacing/>
        <w:rPr>
          <w:rFonts w:ascii="Helvetica" w:hAnsi="Helvetica" w:cs="Helvetica"/>
          <w:b/>
          <w:bCs/>
          <w:color w:val="000000" w:themeColor="text1"/>
          <w:sz w:val="22"/>
          <w:szCs w:val="22"/>
        </w:rPr>
      </w:pPr>
      <w:r w:rsidRPr="00A752E0">
        <w:rPr>
          <w:rFonts w:ascii="Helvetica" w:hAnsi="Helvetica" w:cs="Helvetica"/>
          <w:b/>
          <w:bCs/>
          <w:color w:val="000000" w:themeColor="text1"/>
          <w:sz w:val="22"/>
          <w:szCs w:val="22"/>
        </w:rPr>
        <w:t>Problem Statement</w:t>
      </w:r>
    </w:p>
    <w:p w14:paraId="641B9A72" w14:textId="77777777" w:rsidR="00A752E0" w:rsidRPr="00A752E0" w:rsidRDefault="00A752E0" w:rsidP="00A752E0">
      <w:pPr>
        <w:pStyle w:val="NormalWeb"/>
        <w:contextualSpacing/>
        <w:rPr>
          <w:rFonts w:ascii="Helvetica" w:hAnsi="Helvetica" w:cs="Helvetica"/>
          <w:bCs/>
          <w:color w:val="000000" w:themeColor="text1"/>
          <w:sz w:val="22"/>
          <w:szCs w:val="22"/>
        </w:rPr>
      </w:pPr>
    </w:p>
    <w:p w14:paraId="1200F6D6"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One issue for the molecular profiling section of the project lies in the generation of the gene expression maps.  Due to the handling of the tissue sections during imaging on the microscope, the samples themselves can be translated, rotated or compressed, leading to slightly different images that then require a registration step to align the base images to a template image. Currently, the respective base images are aligned manually, via entering the translation and rotation variables manually in the script, assessing the alignment by eye, and repeating until a satisfactory alignment is achieved can take up to two hours of time. </w:t>
      </w:r>
    </w:p>
    <w:p w14:paraId="4A0A270A"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p>
    <w:p w14:paraId="0288866D"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Since the problem of image alignment cannot be solved during the image collection phase (i.e., collecting all base images in one run without jostling the samples), it must be solved during the pre-processing step before the images are run through the gene mapping software.   </w:t>
      </w:r>
    </w:p>
    <w:p w14:paraId="4A99A444"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p>
    <w:p w14:paraId="033FA60B" w14:textId="77777777" w:rsidR="00A752E0" w:rsidRPr="00A752E0" w:rsidRDefault="00A752E0" w:rsidP="006D4821">
      <w:pPr>
        <w:pStyle w:val="NormalWeb"/>
        <w:contextualSpacing/>
        <w:jc w:val="both"/>
        <w:rPr>
          <w:rFonts w:ascii="Helvetica" w:hAnsi="Helvetica" w:cs="Helvetica"/>
          <w:b/>
          <w:bCs/>
          <w:color w:val="000000" w:themeColor="text1"/>
          <w:sz w:val="22"/>
          <w:szCs w:val="22"/>
        </w:rPr>
      </w:pPr>
      <w:r w:rsidRPr="00A752E0">
        <w:rPr>
          <w:rFonts w:ascii="Helvetica" w:hAnsi="Helvetica" w:cs="Helvetica"/>
          <w:b/>
          <w:bCs/>
          <w:color w:val="000000" w:themeColor="text1"/>
          <w:sz w:val="22"/>
          <w:szCs w:val="22"/>
        </w:rPr>
        <w:t>Problem Characterization</w:t>
      </w:r>
    </w:p>
    <w:p w14:paraId="3BD1963D"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p>
    <w:p w14:paraId="727D7C60"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The fixed tissue images used in this workflow all benefit from being only slightly different from one another in terms of deformation effects.  Any deformation effects are minimized in terms of there being no stain variations, missing tissues or differing data preparation processes.  The only deformation effects of relevance to this specific issue are rotation, translation, and morphological deformations (due to compression of the tissue slides during imaging).  </w:t>
      </w:r>
    </w:p>
    <w:p w14:paraId="53195407"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p>
    <w:p w14:paraId="02C7931E" w14:textId="15991623" w:rsidR="00A752E0" w:rsidRPr="007C004B"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Possible deformation effects can be caused in individual data preparation processes, involving morphological deformations, stain variations, stain artifacts, rotation, translation, and missing tissues. The combining deformation effects tend to make existing automatic registration methods perform po</w:t>
      </w:r>
      <w:r w:rsidR="007C004B">
        <w:rPr>
          <w:rFonts w:ascii="Helvetica" w:hAnsi="Helvetica" w:cs="Helvetica"/>
          <w:bCs/>
          <w:color w:val="000000" w:themeColor="text1"/>
          <w:sz w:val="22"/>
          <w:szCs w:val="22"/>
        </w:rPr>
        <w:t xml:space="preserve">orly. </w:t>
      </w:r>
    </w:p>
    <w:p w14:paraId="5289AFBC" w14:textId="00D76A48" w:rsidR="00A752E0" w:rsidRPr="00081D9F" w:rsidRDefault="00081D9F" w:rsidP="00081D9F">
      <w:pPr>
        <w:jc w:val="center"/>
        <w:rPr>
          <w:rFonts w:ascii="Helvetica" w:hAnsi="Helvetica" w:cs="Helvetica"/>
          <w:b/>
          <w:bCs/>
          <w:i/>
          <w:iCs/>
          <w:shd w:val="clear" w:color="auto" w:fill="FFFFFF"/>
        </w:rPr>
      </w:pPr>
      <w:r>
        <w:rPr>
          <w:rFonts w:ascii="Helvetica" w:hAnsi="Helvetica" w:cs="Helvetica"/>
          <w:b/>
          <w:bCs/>
          <w:color w:val="000000" w:themeColor="text1"/>
        </w:rPr>
        <w:t xml:space="preserve">How it works </w:t>
      </w:r>
      <w:r w:rsidRPr="007A3E4D">
        <w:rPr>
          <w:rFonts w:ascii="Helvetica" w:hAnsi="Helvetica" w:cs="Helvetica"/>
          <w:b/>
          <w:bCs/>
          <w:i/>
          <w:iCs/>
          <w:shd w:val="clear" w:color="auto" w:fill="FFFFFF"/>
        </w:rPr>
        <w:t>IN MATLAB:</w:t>
      </w:r>
    </w:p>
    <w:p w14:paraId="07279338"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1.   </w:t>
      </w:r>
      <w:r w:rsidRPr="00A752E0">
        <w:rPr>
          <w:rFonts w:ascii="Helvetica" w:hAnsi="Helvetica" w:cs="Helvetica"/>
          <w:bCs/>
          <w:color w:val="000000" w:themeColor="text1"/>
          <w:sz w:val="22"/>
          <w:szCs w:val="22"/>
        </w:rPr>
        <w:tab/>
        <w:t>Input image locations and details via user prompt.</w:t>
      </w:r>
    </w:p>
    <w:p w14:paraId="14478F9B"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a.   </w:t>
      </w:r>
      <w:r w:rsidRPr="00A752E0">
        <w:rPr>
          <w:rFonts w:ascii="Helvetica" w:hAnsi="Helvetica" w:cs="Helvetica"/>
          <w:bCs/>
          <w:color w:val="000000" w:themeColor="text1"/>
          <w:sz w:val="22"/>
          <w:szCs w:val="22"/>
        </w:rPr>
        <w:tab/>
        <w:t>Note: All .tiff files must be named in the following manner, otherwise the script will not work:</w:t>
      </w:r>
    </w:p>
    <w:p w14:paraId="185CF2FF"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Base #_c#_ORG.tiff</w:t>
      </w:r>
    </w:p>
    <w:p w14:paraId="40E2D144"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2.   </w:t>
      </w:r>
      <w:r w:rsidRPr="00A752E0">
        <w:rPr>
          <w:rFonts w:ascii="Helvetica" w:hAnsi="Helvetica" w:cs="Helvetica"/>
          <w:bCs/>
          <w:color w:val="000000" w:themeColor="text1"/>
          <w:sz w:val="22"/>
          <w:szCs w:val="22"/>
        </w:rPr>
        <w:tab/>
        <w:t>Select reference image based on Shannon entropy (see Automatic Selection of Reference Images)</w:t>
      </w:r>
    </w:p>
    <w:p w14:paraId="5882F31F"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3.   </w:t>
      </w:r>
      <w:r w:rsidRPr="00A752E0">
        <w:rPr>
          <w:rFonts w:ascii="Helvetica" w:hAnsi="Helvetica" w:cs="Helvetica"/>
          <w:bCs/>
          <w:color w:val="000000" w:themeColor="text1"/>
          <w:sz w:val="22"/>
          <w:szCs w:val="22"/>
        </w:rPr>
        <w:tab/>
        <w:t>Register each floating base DAPI channel to the reference image using the imregister function in Matlab</w:t>
      </w:r>
    </w:p>
    <w:p w14:paraId="32B5C8CD"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a.   Optimizer and Metric: Since the images analyzed have different intensity distributions and are collected from multiple channels, a multimodal configuration is selected for the image registration.</w:t>
      </w:r>
    </w:p>
    <w:p w14:paraId="02E52077"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b.  </w:t>
      </w:r>
      <w:r w:rsidRPr="00A752E0">
        <w:rPr>
          <w:rFonts w:ascii="Helvetica" w:hAnsi="Helvetica" w:cs="Helvetica"/>
          <w:bCs/>
          <w:color w:val="000000" w:themeColor="text1"/>
          <w:sz w:val="22"/>
          <w:szCs w:val="22"/>
        </w:rPr>
        <w:tab/>
        <w:t xml:space="preserve">Metric: In order to register the image, </w:t>
      </w:r>
      <w:commentRangeStart w:id="9"/>
      <w:r w:rsidRPr="00A752E0">
        <w:rPr>
          <w:rFonts w:ascii="Helvetica" w:hAnsi="Helvetica" w:cs="Helvetica"/>
          <w:bCs/>
          <w:color w:val="000000" w:themeColor="text1"/>
          <w:sz w:val="22"/>
          <w:szCs w:val="22"/>
        </w:rPr>
        <w:t>a random sampling of 500 pixels</w:t>
      </w:r>
      <w:commentRangeEnd w:id="9"/>
      <w:r w:rsidR="008E694B">
        <w:rPr>
          <w:rStyle w:val="CommentReference"/>
          <w:rFonts w:asciiTheme="minorHAnsi" w:hAnsiTheme="minorHAnsi" w:cstheme="minorBidi"/>
        </w:rPr>
        <w:commentReference w:id="9"/>
      </w:r>
      <w:r w:rsidRPr="00A752E0">
        <w:rPr>
          <w:rFonts w:ascii="Helvetica" w:hAnsi="Helvetica" w:cs="Helvetica"/>
          <w:bCs/>
          <w:color w:val="000000" w:themeColor="text1"/>
          <w:sz w:val="22"/>
          <w:szCs w:val="22"/>
        </w:rPr>
        <w:t xml:space="preserve"> is taken from the reference image and compared to the floating image</w:t>
      </w:r>
    </w:p>
    <w:p w14:paraId="2B1B2D5A"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xml:space="preserve">4.   </w:t>
      </w:r>
      <w:r w:rsidRPr="00A752E0">
        <w:rPr>
          <w:rFonts w:ascii="Helvetica" w:hAnsi="Helvetica" w:cs="Helvetica"/>
          <w:bCs/>
          <w:color w:val="000000" w:themeColor="text1"/>
          <w:sz w:val="22"/>
          <w:szCs w:val="22"/>
        </w:rPr>
        <w:tab/>
        <w:t>Apply the transformation matrix from registration to all channels of the floating Base and save to a folder ‘Aligned_Images_Rigid’</w:t>
      </w:r>
    </w:p>
    <w:p w14:paraId="4CA7B169"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Outputs:</w:t>
      </w:r>
    </w:p>
    <w:p w14:paraId="584DE036"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Variables:</w:t>
      </w:r>
    </w:p>
    <w:p w14:paraId="3E9F5401"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R_before:</w:t>
      </w:r>
    </w:p>
    <w:p w14:paraId="016682C8"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R_after:</w:t>
      </w:r>
    </w:p>
    <w:p w14:paraId="54B3F305" w14:textId="77777777" w:rsidR="00A752E0" w:rsidRPr="00A752E0"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         tRegtform:</w:t>
      </w:r>
    </w:p>
    <w:p w14:paraId="0C7DC58F" w14:textId="44055669" w:rsidR="00077091" w:rsidRDefault="00A752E0" w:rsidP="006D4821">
      <w:pPr>
        <w:pStyle w:val="NormalWeb"/>
        <w:contextualSpacing/>
        <w:jc w:val="both"/>
        <w:rPr>
          <w:rFonts w:ascii="Helvetica" w:hAnsi="Helvetica" w:cs="Helvetica"/>
          <w:bCs/>
          <w:color w:val="000000" w:themeColor="text1"/>
          <w:sz w:val="22"/>
          <w:szCs w:val="22"/>
        </w:rPr>
      </w:pPr>
      <w:r w:rsidRPr="00A752E0">
        <w:rPr>
          <w:rFonts w:ascii="Helvetica" w:hAnsi="Helvetica" w:cs="Helvetica"/>
          <w:bCs/>
          <w:color w:val="000000" w:themeColor="text1"/>
          <w:sz w:val="22"/>
          <w:szCs w:val="22"/>
        </w:rPr>
        <w:t>Images:</w:t>
      </w:r>
      <w:r w:rsidR="007C004B">
        <w:rPr>
          <w:rFonts w:ascii="Helvetica" w:hAnsi="Helvetica" w:cs="Helvetica"/>
          <w:bCs/>
          <w:color w:val="000000" w:themeColor="text1"/>
          <w:sz w:val="22"/>
          <w:szCs w:val="22"/>
        </w:rPr>
        <w:t xml:space="preserve"> </w:t>
      </w:r>
      <w:r w:rsidRPr="00A752E0">
        <w:rPr>
          <w:rFonts w:ascii="Helvetica" w:hAnsi="Helvetica" w:cs="Helvetica"/>
          <w:bCs/>
          <w:color w:val="000000" w:themeColor="text1"/>
          <w:sz w:val="22"/>
          <w:szCs w:val="22"/>
        </w:rPr>
        <w:t>Base #_</w:t>
      </w:r>
      <w:commentRangeStart w:id="10"/>
      <w:r w:rsidRPr="00A752E0">
        <w:rPr>
          <w:rFonts w:ascii="Helvetica" w:hAnsi="Helvetica" w:cs="Helvetica"/>
          <w:bCs/>
          <w:color w:val="000000" w:themeColor="text1"/>
          <w:sz w:val="22"/>
          <w:szCs w:val="22"/>
        </w:rPr>
        <w:t>c#</w:t>
      </w:r>
      <w:commentRangeEnd w:id="10"/>
      <w:r w:rsidR="008E694B">
        <w:rPr>
          <w:rStyle w:val="CommentReference"/>
          <w:rFonts w:asciiTheme="minorHAnsi" w:hAnsiTheme="minorHAnsi" w:cstheme="minorBidi"/>
        </w:rPr>
        <w:commentReference w:id="10"/>
      </w:r>
      <w:r w:rsidRPr="00A752E0">
        <w:rPr>
          <w:rFonts w:ascii="Helvetica" w:hAnsi="Helvetica" w:cs="Helvetica"/>
          <w:bCs/>
          <w:color w:val="000000" w:themeColor="text1"/>
          <w:sz w:val="22"/>
          <w:szCs w:val="22"/>
        </w:rPr>
        <w:t>_ORG.tiff</w:t>
      </w:r>
    </w:p>
    <w:p w14:paraId="7E306EB4" w14:textId="1BD0C440" w:rsidR="00077091" w:rsidRPr="00A752E0" w:rsidRDefault="007C004B" w:rsidP="006D4821">
      <w:pPr>
        <w:pStyle w:val="NormalWeb"/>
        <w:contextualSpacing/>
        <w:jc w:val="both"/>
        <w:rPr>
          <w:rFonts w:ascii="Helvetica" w:hAnsi="Helvetica" w:cs="Helvetica"/>
          <w:bCs/>
          <w:color w:val="000000" w:themeColor="text1"/>
          <w:sz w:val="22"/>
          <w:szCs w:val="22"/>
        </w:rPr>
      </w:pPr>
      <w:r w:rsidRPr="007A3E4D">
        <w:rPr>
          <w:rFonts w:ascii="Helvetica" w:hAnsi="Helvetica" w:cs="Helvetica"/>
          <w:noProof/>
          <w:sz w:val="24"/>
          <w:szCs w:val="24"/>
        </w:rPr>
        <w:lastRenderedPageBreak/>
        <mc:AlternateContent>
          <mc:Choice Requires="wps">
            <w:drawing>
              <wp:anchor distT="0" distB="0" distL="114300" distR="114300" simplePos="0" relativeHeight="251704320" behindDoc="0" locked="0" layoutInCell="1" allowOverlap="1" wp14:anchorId="2F2CFC64" wp14:editId="616880D0">
                <wp:simplePos x="0" y="0"/>
                <wp:positionH relativeFrom="column">
                  <wp:posOffset>1600199</wp:posOffset>
                </wp:positionH>
                <wp:positionV relativeFrom="paragraph">
                  <wp:posOffset>-305927</wp:posOffset>
                </wp:positionV>
                <wp:extent cx="45719" cy="375449"/>
                <wp:effectExtent l="133350" t="38100" r="145415" b="100965"/>
                <wp:wrapNone/>
                <wp:docPr id="32" name="Straight Arrow Connector 32"/>
                <wp:cNvGraphicFramePr/>
                <a:graphic xmlns:a="http://schemas.openxmlformats.org/drawingml/2006/main">
                  <a:graphicData uri="http://schemas.microsoft.com/office/word/2010/wordprocessingShape">
                    <wps:wsp>
                      <wps:cNvCnPr/>
                      <wps:spPr>
                        <a:xfrm flipH="1">
                          <a:off x="0" y="0"/>
                          <a:ext cx="45719" cy="375449"/>
                        </a:xfrm>
                        <a:prstGeom prst="straightConnector1">
                          <a:avLst/>
                        </a:prstGeom>
                        <a:noFill/>
                        <a:ln w="69850" cap="flat" cmpd="sng" algn="ctr">
                          <a:solidFill>
                            <a:srgbClr val="FFFF00"/>
                          </a:solidFill>
                          <a:prstDash val="solid"/>
                          <a:tailEnd type="triangle"/>
                        </a:ln>
                        <a:effectLst>
                          <a:outerShdw blurRad="50800" dist="38100" dir="2700000" algn="tl" rotWithShape="0">
                            <a:srgbClr val="000000">
                              <a:alpha val="43000"/>
                            </a:srgbClr>
                          </a:outerShdw>
                        </a:effectLst>
                      </wps:spPr>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8694DE" id="Straight Arrow Connector 32" o:spid="_x0000_s1026" type="#_x0000_t32" style="position:absolute;margin-left:126pt;margin-top:-24.1pt;width:3.6pt;height:29.5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" strokecolor="yellow" strokeweight="5.5pt">
                <v:stroke endarrow="block"/>
                <v:shadow on="t" color="black" opacity="28180f" origin="-.5,-.5" offset=".74836mm,.74836mm"/>
              </v:shape>
            </w:pict>
          </mc:Fallback>
        </mc:AlternateContent>
      </w:r>
      <w:r w:rsidR="00077091">
        <w:rPr>
          <w:noProof/>
        </w:rPr>
        <w:drawing>
          <wp:inline distT="0" distB="0" distL="0" distR="0" wp14:anchorId="72336752" wp14:editId="15940FE1">
            <wp:extent cx="3937819" cy="368088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4077" cy="3686735"/>
                    </a:xfrm>
                    <a:prstGeom prst="rect">
                      <a:avLst/>
                    </a:prstGeom>
                  </pic:spPr>
                </pic:pic>
              </a:graphicData>
            </a:graphic>
          </wp:inline>
        </w:drawing>
      </w:r>
    </w:p>
    <w:p w14:paraId="087EF95B" w14:textId="77777777" w:rsidR="00A752E0" w:rsidRPr="00A752E0" w:rsidRDefault="00A752E0" w:rsidP="00A752E0">
      <w:pPr>
        <w:pStyle w:val="NormalWeb"/>
        <w:contextualSpacing/>
        <w:rPr>
          <w:rFonts w:ascii="Helvetica" w:hAnsi="Helvetica" w:cs="Helvetica"/>
          <w:bCs/>
          <w:color w:val="000000" w:themeColor="text1"/>
          <w:sz w:val="22"/>
          <w:szCs w:val="22"/>
        </w:rPr>
      </w:pPr>
    </w:p>
    <w:p w14:paraId="42202962" w14:textId="67163821" w:rsidR="00A752E0" w:rsidRPr="00A752E0" w:rsidRDefault="00A0010E" w:rsidP="00A752E0">
      <w:pPr>
        <w:pStyle w:val="NormalWeb"/>
        <w:contextualSpacing/>
        <w:rPr>
          <w:rFonts w:ascii="Helvetica" w:hAnsi="Helvetica" w:cs="Helvetica"/>
          <w:bCs/>
          <w:color w:val="000000" w:themeColor="text1"/>
          <w:sz w:val="22"/>
          <w:szCs w:val="22"/>
        </w:rPr>
      </w:pPr>
      <w:r w:rsidRPr="007A3E4D">
        <w:rPr>
          <w:rFonts w:ascii="Helvetica" w:hAnsi="Helvetica" w:cs="Helvetica"/>
          <w:noProof/>
          <w:sz w:val="24"/>
          <w:szCs w:val="24"/>
        </w:rPr>
        <mc:AlternateContent>
          <mc:Choice Requires="wps">
            <w:drawing>
              <wp:anchor distT="0" distB="0" distL="114300" distR="114300" simplePos="0" relativeHeight="251706368" behindDoc="0" locked="0" layoutInCell="1" allowOverlap="1" wp14:anchorId="1637D2E6" wp14:editId="4BDE7D57">
                <wp:simplePos x="0" y="0"/>
                <wp:positionH relativeFrom="margin">
                  <wp:align>center</wp:align>
                </wp:positionH>
                <wp:positionV relativeFrom="paragraph">
                  <wp:posOffset>277126</wp:posOffset>
                </wp:positionV>
                <wp:extent cx="342900" cy="0"/>
                <wp:effectExtent l="38100" t="152400" r="0" b="209550"/>
                <wp:wrapNone/>
                <wp:docPr id="34" name="Straight Arrow Connector 34"/>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noFill/>
                        <a:ln w="69850" cap="flat" cmpd="sng" algn="ctr">
                          <a:solidFill>
                            <a:srgbClr val="FFFF00"/>
                          </a:solidFill>
                          <a:prstDash val="solid"/>
                          <a:tailEnd type="triangle"/>
                        </a:ln>
                        <a:effectLst>
                          <a:outerShdw blurRad="50800" dist="38100" dir="2700000" algn="tl" rotWithShape="0">
                            <a:srgbClr val="000000">
                              <a:alpha val="43000"/>
                            </a:srgbClr>
                          </a:outerShdw>
                        </a:effectLst>
                      </wps:spPr>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1A7357E" id="Straight Arrow Connector 34" o:spid="_x0000_s1026" type="#_x0000_t32" style="position:absolute;margin-left:0;margin-top:21.8pt;width:27pt;height:0;flip:x;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" strokecolor="yellow" strokeweight="5.5pt">
                <v:stroke endarrow="block"/>
                <v:shadow on="t" color="black" opacity="28180f" origin="-.5,-.5" offset=".74836mm,.74836mm"/>
                <w10:wrap anchorx="margin"/>
              </v:shape>
            </w:pict>
          </mc:Fallback>
        </mc:AlternateContent>
      </w:r>
      <w:r>
        <w:rPr>
          <w:noProof/>
        </w:rPr>
        <w:drawing>
          <wp:inline distT="0" distB="0" distL="0" distR="0" wp14:anchorId="799BD0FC" wp14:editId="4CDA2F6D">
            <wp:extent cx="3924894" cy="3252019"/>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9324" cy="3263975"/>
                    </a:xfrm>
                    <a:prstGeom prst="rect">
                      <a:avLst/>
                    </a:prstGeom>
                  </pic:spPr>
                </pic:pic>
              </a:graphicData>
            </a:graphic>
          </wp:inline>
        </w:drawing>
      </w:r>
    </w:p>
    <w:p w14:paraId="16762CDD" w14:textId="77777777" w:rsidR="00A752E0" w:rsidRPr="00A752E0" w:rsidRDefault="00A752E0" w:rsidP="0063674F">
      <w:pPr>
        <w:pStyle w:val="NormalWeb"/>
        <w:contextualSpacing/>
        <w:rPr>
          <w:rFonts w:ascii="Helvetica" w:hAnsi="Helvetica" w:cs="Helvetica"/>
          <w:bCs/>
          <w:color w:val="000000" w:themeColor="text1"/>
          <w:sz w:val="22"/>
          <w:szCs w:val="22"/>
        </w:rPr>
      </w:pPr>
    </w:p>
    <w:p w14:paraId="05E01433" w14:textId="6D768C53" w:rsidR="002B3F44" w:rsidRDefault="002B3F44" w:rsidP="00144027">
      <w:pPr>
        <w:rPr>
          <w:rFonts w:ascii="Helvetica" w:hAnsi="Helvetica" w:cs="Helvetica"/>
        </w:rPr>
      </w:pPr>
    </w:p>
    <w:p w14:paraId="77F2374C" w14:textId="3A030BC7" w:rsidR="0010145E" w:rsidRDefault="0010145E" w:rsidP="00144027">
      <w:pPr>
        <w:rPr>
          <w:rFonts w:ascii="Helvetica" w:hAnsi="Helvetica" w:cs="Helvetica"/>
        </w:rPr>
      </w:pPr>
    </w:p>
    <w:p w14:paraId="21E7B5A0" w14:textId="2ADC2C8D" w:rsidR="0010145E" w:rsidRDefault="0010145E" w:rsidP="00144027">
      <w:pPr>
        <w:rPr>
          <w:rFonts w:ascii="Helvetica" w:hAnsi="Helvetica" w:cs="Helvetica"/>
        </w:rPr>
      </w:pPr>
    </w:p>
    <w:p w14:paraId="5BA5E959" w14:textId="77777777" w:rsidR="0010145E" w:rsidRPr="007A3E4D" w:rsidRDefault="0010145E" w:rsidP="00144027">
      <w:pPr>
        <w:rPr>
          <w:rFonts w:ascii="Helvetica" w:hAnsi="Helvetica" w:cs="Helvetica"/>
        </w:rPr>
      </w:pPr>
    </w:p>
    <w:p w14:paraId="2285DED8" w14:textId="7CB6E545" w:rsidR="00A23448" w:rsidRPr="007A3E4D" w:rsidRDefault="00B2340D" w:rsidP="00144027">
      <w:pPr>
        <w:pStyle w:val="Heading2"/>
        <w:rPr>
          <w:rFonts w:ascii="Helvetica" w:hAnsi="Helvetica" w:cs="Helvetica"/>
        </w:rPr>
      </w:pPr>
      <w:bookmarkStart w:id="11" w:name="_Toc20309921"/>
      <w:r w:rsidRPr="007A3E4D">
        <w:rPr>
          <w:rFonts w:ascii="Helvetica" w:hAnsi="Helvetica" w:cs="Helvetica"/>
        </w:rPr>
        <w:lastRenderedPageBreak/>
        <w:t>PART</w:t>
      </w:r>
      <w:r w:rsidR="002B3F44" w:rsidRPr="007A3E4D">
        <w:rPr>
          <w:rFonts w:ascii="Helvetica" w:hAnsi="Helvetica" w:cs="Helvetica"/>
        </w:rPr>
        <w:t xml:space="preserve"> 4</w:t>
      </w:r>
      <w:r w:rsidR="00025F0C" w:rsidRPr="007A3E4D">
        <w:rPr>
          <w:rFonts w:ascii="Helvetica" w:hAnsi="Helvetica" w:cs="Helvetica"/>
        </w:rPr>
        <w:t xml:space="preserve">. </w:t>
      </w:r>
      <w:r w:rsidR="00FC64E0" w:rsidRPr="007A3E4D">
        <w:rPr>
          <w:rFonts w:ascii="Helvetica" w:hAnsi="Helvetica" w:cs="Helvetica"/>
        </w:rPr>
        <w:t xml:space="preserve">Image </w:t>
      </w:r>
      <w:r w:rsidR="00F96972" w:rsidRPr="007A3E4D">
        <w:rPr>
          <w:rFonts w:ascii="Helvetica" w:hAnsi="Helvetica" w:cs="Helvetica"/>
        </w:rPr>
        <w:t>Tiling</w:t>
      </w:r>
      <w:r w:rsidR="00025F0C" w:rsidRPr="007A3E4D">
        <w:rPr>
          <w:rFonts w:ascii="Helvetica" w:hAnsi="Helvetica" w:cs="Helvetica"/>
        </w:rPr>
        <w:t xml:space="preserve"> </w:t>
      </w:r>
      <w:r w:rsidR="00FC64E0" w:rsidRPr="007A3E4D">
        <w:rPr>
          <w:rFonts w:ascii="Helvetica" w:hAnsi="Helvetica" w:cs="Helvetica"/>
        </w:rPr>
        <w:t>with MATLAB</w:t>
      </w:r>
      <w:bookmarkEnd w:id="11"/>
    </w:p>
    <w:p w14:paraId="46B8AC14" w14:textId="1767414E" w:rsidR="002B3F44" w:rsidRPr="007A3E4D" w:rsidRDefault="002B3F44" w:rsidP="002B3F44">
      <w:pPr>
        <w:pStyle w:val="NormalWeb"/>
        <w:contextualSpacing/>
        <w:rPr>
          <w:rFonts w:ascii="Helvetica" w:hAnsi="Helvetica" w:cs="Helvetica"/>
          <w:b/>
          <w:color w:val="1F497D" w:themeColor="text2"/>
          <w:sz w:val="24"/>
          <w:szCs w:val="24"/>
        </w:rPr>
      </w:pPr>
      <w:r w:rsidRPr="007A3E4D">
        <w:rPr>
          <w:rFonts w:ascii="Helvetica" w:hAnsi="Helvetica" w:cs="Helvetica"/>
          <w:b/>
          <w:color w:val="1F497D" w:themeColor="text2"/>
          <w:sz w:val="24"/>
          <w:szCs w:val="24"/>
        </w:rPr>
        <w:t>DEFINITION</w:t>
      </w:r>
    </w:p>
    <w:p w14:paraId="56946044" w14:textId="0894922E" w:rsidR="00A36AEB" w:rsidRPr="007A3E4D" w:rsidRDefault="00FC64E0" w:rsidP="00252CB8">
      <w:pPr>
        <w:contextualSpacing/>
        <w:rPr>
          <w:rFonts w:ascii="Helvetica" w:hAnsi="Helvetica" w:cs="Helvetica"/>
        </w:rPr>
      </w:pPr>
      <w:r w:rsidRPr="007A3E4D">
        <w:rPr>
          <w:rFonts w:ascii="Helvetica" w:hAnsi="Helvetica" w:cs="Helvetica"/>
        </w:rPr>
        <w:t>Tiling lets displaying of images that are too large to be read entirely into memory, by</w:t>
      </w:r>
    </w:p>
    <w:p w14:paraId="52421B67" w14:textId="6F411497" w:rsidR="00FC64E0" w:rsidRPr="007A3E4D" w:rsidRDefault="00D91A3C" w:rsidP="00252CB8">
      <w:pPr>
        <w:contextualSpacing/>
        <w:rPr>
          <w:rFonts w:ascii="Helvetica" w:hAnsi="Helvetica" w:cs="Helvetica"/>
        </w:rPr>
      </w:pPr>
      <w:r w:rsidRPr="007A3E4D">
        <w:rPr>
          <w:rFonts w:ascii="Helvetica" w:hAnsi="Helvetica" w:cs="Helvetica"/>
        </w:rPr>
        <w:t>segmenting them</w:t>
      </w:r>
      <w:r w:rsidR="00FC64E0" w:rsidRPr="007A3E4D">
        <w:rPr>
          <w:rFonts w:ascii="Helvetica" w:hAnsi="Helvetica" w:cs="Helvetica"/>
        </w:rPr>
        <w:t xml:space="preserve"> into smaller, more manageable image tiles.</w:t>
      </w:r>
      <w:bookmarkStart w:id="12" w:name="wp1014177"/>
      <w:bookmarkEnd w:id="12"/>
      <w:r w:rsidR="00FC64E0" w:rsidRPr="007A3E4D">
        <w:rPr>
          <w:rFonts w:ascii="Helvetica" w:hAnsi="Helvetica" w:cs="Helvetica"/>
        </w:rPr>
        <w:t xml:space="preserve"> </w:t>
      </w:r>
    </w:p>
    <w:p w14:paraId="2EBFDB18" w14:textId="26901546" w:rsidR="002B3F44" w:rsidRPr="007A3E4D" w:rsidRDefault="002B3F44" w:rsidP="002B3F44">
      <w:pPr>
        <w:pStyle w:val="NormalWeb"/>
        <w:contextualSpacing/>
        <w:rPr>
          <w:rFonts w:ascii="Helvetica" w:hAnsi="Helvetica" w:cs="Helvetica"/>
          <w:b/>
          <w:bCs/>
          <w:color w:val="C0504D" w:themeColor="accent2"/>
          <w:sz w:val="24"/>
          <w:szCs w:val="24"/>
        </w:rPr>
      </w:pPr>
      <w:r w:rsidRPr="007A3E4D">
        <w:rPr>
          <w:rFonts w:ascii="Helvetica" w:hAnsi="Helvetica" w:cs="Helvetica"/>
          <w:b/>
          <w:bCs/>
          <w:color w:val="C0504D" w:themeColor="accent2"/>
          <w:sz w:val="24"/>
          <w:szCs w:val="24"/>
        </w:rPr>
        <w:t xml:space="preserve">USAGE MANUAL ALIGNMENT </w:t>
      </w:r>
    </w:p>
    <w:p w14:paraId="008CF414" w14:textId="77777777" w:rsidR="002B3F44" w:rsidRPr="00252CB8" w:rsidRDefault="002B3F44" w:rsidP="002B3F44">
      <w:pPr>
        <w:pStyle w:val="NormalWeb"/>
        <w:contextualSpacing/>
        <w:rPr>
          <w:rFonts w:ascii="Helvetica" w:hAnsi="Helvetica" w:cs="Helvetica"/>
          <w:b/>
          <w:bCs/>
          <w:color w:val="C0504D" w:themeColor="accent2"/>
          <w:sz w:val="22"/>
          <w:szCs w:val="22"/>
        </w:rPr>
      </w:pPr>
    </w:p>
    <w:p w14:paraId="0721A57F" w14:textId="06FEFE45" w:rsidR="00FC64E0" w:rsidRPr="00252CB8" w:rsidRDefault="00A36AEB" w:rsidP="00025F0C">
      <w:pPr>
        <w:pStyle w:val="NormalWeb"/>
        <w:rPr>
          <w:rFonts w:ascii="Helvetica" w:hAnsi="Helvetica" w:cs="Helvetica"/>
          <w:sz w:val="22"/>
          <w:szCs w:val="22"/>
        </w:rPr>
      </w:pPr>
      <w:r w:rsidRPr="00252CB8">
        <w:rPr>
          <w:rFonts w:ascii="Helvetica" w:hAnsi="Helvetica" w:cs="Helvetica"/>
          <w:sz w:val="22"/>
          <w:szCs w:val="22"/>
        </w:rPr>
        <w:t xml:space="preserve">Use </w:t>
      </w:r>
      <w:r w:rsidR="00D91A3C" w:rsidRPr="00252CB8">
        <w:rPr>
          <w:rFonts w:ascii="Helvetica" w:hAnsi="Helvetica" w:cs="Helvetica"/>
          <w:sz w:val="22"/>
          <w:szCs w:val="22"/>
        </w:rPr>
        <w:t>MATLAB script</w:t>
      </w:r>
      <w:r w:rsidR="00CD1A3F" w:rsidRPr="00252CB8">
        <w:rPr>
          <w:rFonts w:ascii="Helvetica" w:hAnsi="Helvetica" w:cs="Helvetica"/>
          <w:sz w:val="22"/>
          <w:szCs w:val="22"/>
        </w:rPr>
        <w:t xml:space="preserve"> “Sequencing”</w:t>
      </w:r>
    </w:p>
    <w:p w14:paraId="0C2828FC" w14:textId="22042C95" w:rsidR="00D91A3C" w:rsidRPr="007A3E4D" w:rsidRDefault="00A36AEB" w:rsidP="00B2340D">
      <w:pPr>
        <w:numPr>
          <w:ilvl w:val="0"/>
          <w:numId w:val="25"/>
        </w:numPr>
        <w:rPr>
          <w:rFonts w:ascii="Helvetica" w:eastAsia="Times New Roman" w:hAnsi="Helvetica" w:cs="Helvetica"/>
          <w:color w:val="000000"/>
          <w:shd w:val="clear" w:color="auto" w:fill="FFFFFF"/>
        </w:rPr>
      </w:pPr>
      <w:r w:rsidRPr="007A3E4D">
        <w:rPr>
          <w:rFonts w:ascii="Helvetica" w:eastAsia="Times New Roman" w:hAnsi="Helvetica" w:cs="Helvetica"/>
          <w:color w:val="000000"/>
          <w:shd w:val="clear" w:color="auto" w:fill="FFFFFF"/>
          <w:lang w:val="de-AT"/>
        </w:rPr>
        <w:t>Choose functions to run</w:t>
      </w:r>
      <w:r w:rsidRPr="007A3E4D">
        <w:rPr>
          <w:rFonts w:ascii="Helvetica" w:hAnsi="Helvetica" w:cs="Helvetica"/>
        </w:rPr>
        <w:sym w:font="Wingdings 3" w:char="F075"/>
      </w:r>
      <w:r w:rsidRPr="007A3E4D">
        <w:rPr>
          <w:rFonts w:ascii="Helvetica" w:eastAsia="Times New Roman" w:hAnsi="Helvetica" w:cs="Helvetica"/>
          <w:color w:val="76923C" w:themeColor="accent3" w:themeShade="BF"/>
          <w:shd w:val="clear" w:color="auto" w:fill="FFFFFF"/>
          <w:lang w:val="de-AT"/>
        </w:rPr>
        <w:t>RUN_TILING</w:t>
      </w:r>
      <w:r w:rsidR="00D91A3C" w:rsidRPr="007A3E4D">
        <w:rPr>
          <w:rFonts w:ascii="Helvetica" w:eastAsia="Times New Roman" w:hAnsi="Helvetica" w:cs="Helvetica"/>
          <w:color w:val="76923C" w:themeColor="accent3" w:themeShade="BF"/>
          <w:shd w:val="clear" w:color="auto" w:fill="FFFFFF"/>
          <w:lang w:val="de-AT"/>
        </w:rPr>
        <w:t>_YN = 1</w:t>
      </w:r>
    </w:p>
    <w:p w14:paraId="152F14D7" w14:textId="138B1C43" w:rsidR="00A36AEB" w:rsidRPr="007A3E4D" w:rsidRDefault="00A36AEB" w:rsidP="00B2340D">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000000"/>
          <w:shd w:val="clear" w:color="auto" w:fill="FFFFFF"/>
          <w:lang w:val="de-AT"/>
        </w:rPr>
        <w:t>Choose functions to run</w:t>
      </w:r>
      <w:r w:rsidRPr="007A3E4D">
        <w:rPr>
          <w:rFonts w:ascii="Helvetica" w:hAnsi="Helvetica" w:cs="Helvetica"/>
        </w:rPr>
        <w:sym w:font="Wingdings 3" w:char="F075"/>
      </w:r>
      <w:r w:rsidRPr="007A3E4D">
        <w:rPr>
          <w:rFonts w:ascii="Helvetica" w:hAnsi="Helvetica" w:cs="Helvetica"/>
        </w:rPr>
        <w:t xml:space="preserve"> </w:t>
      </w:r>
      <w:r w:rsidRPr="007A3E4D">
        <w:rPr>
          <w:rFonts w:ascii="Helvetica" w:hAnsi="Helvetica" w:cs="Helvetica"/>
          <w:color w:val="76923C" w:themeColor="accent3" w:themeShade="BF"/>
        </w:rPr>
        <w:t>DECODE, THRESHOLD,PLOTTING=0</w:t>
      </w:r>
    </w:p>
    <w:p w14:paraId="7BB8F1FB" w14:textId="1EE25678" w:rsidR="00D91A3C" w:rsidRPr="007A3E4D" w:rsidRDefault="00AD116E" w:rsidP="00B2340D">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 xml:space="preserve">T.FOLDER_IMAGE=full path name to Aligned images folder </w:t>
      </w:r>
    </w:p>
    <w:p w14:paraId="2B1F06D0" w14:textId="194498A5" w:rsidR="00827279" w:rsidRPr="007A3E4D" w:rsidRDefault="00827279"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T.FILENAME_BASE_PREFIX=common file name part, e.g. ‘date_experiment_b’</w:t>
      </w:r>
    </w:p>
    <w:p w14:paraId="52A6D4E5" w14:textId="046484E4" w:rsidR="00827279" w:rsidRPr="007A3E4D" w:rsidRDefault="00FB6CCA"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T.IN_SUB</w:t>
      </w:r>
      <w:r w:rsidR="00827279" w:rsidRPr="007A3E4D">
        <w:rPr>
          <w:rFonts w:ascii="Helvetica" w:eastAsia="Times New Roman" w:hAnsi="Helvetica" w:cs="Helvetica"/>
          <w:color w:val="76923C" w:themeColor="accent3" w:themeShade="BF"/>
          <w:shd w:val="clear" w:color="auto" w:fill="FFFFFF"/>
        </w:rPr>
        <w:t xml:space="preserve">FOLDER_YN=0 </w:t>
      </w:r>
    </w:p>
    <w:p w14:paraId="7DB7054D" w14:textId="3C824053" w:rsidR="00827279" w:rsidRPr="007A3E4D" w:rsidRDefault="00827279"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T.FILENAME_CHANNEL_PREFIX=’-MIP_C’</w:t>
      </w:r>
    </w:p>
    <w:p w14:paraId="6BEA7A67" w14:textId="4D2A6DE3" w:rsidR="00827279" w:rsidRPr="007A3E4D" w:rsidRDefault="00827279"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T.FILENAME_SUFFIX=’_ORG.TIF’</w:t>
      </w:r>
    </w:p>
    <w:p w14:paraId="6FC674E7" w14:textId="7B52D2B2" w:rsidR="00827279" w:rsidRPr="007A3E4D" w:rsidRDefault="00827279"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T.BASE_START=1</w:t>
      </w:r>
      <w:r w:rsidRPr="007A3E4D">
        <w:rPr>
          <w:rFonts w:ascii="Helvetica" w:hAnsi="Helvetica" w:cs="Helvetica"/>
          <w:color w:val="76923C" w:themeColor="accent3" w:themeShade="BF"/>
        </w:rPr>
        <w:sym w:font="Wingdings 3" w:char="F075"/>
      </w:r>
      <w:r w:rsidRPr="007A3E4D">
        <w:rPr>
          <w:rFonts w:ascii="Helvetica" w:eastAsia="Times New Roman" w:hAnsi="Helvetica" w:cs="Helvetica"/>
          <w:color w:val="76923C" w:themeColor="accent3" w:themeShade="BF"/>
          <w:shd w:val="clear" w:color="auto" w:fill="FFFFFF"/>
        </w:rPr>
        <w:t xml:space="preserve"> T.BASE_END=4</w:t>
      </w:r>
    </w:p>
    <w:p w14:paraId="35441EB7" w14:textId="7887866F" w:rsidR="00827279" w:rsidRPr="007A3E4D" w:rsidRDefault="00827279"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T.CHANNEL_START=1</w:t>
      </w:r>
      <w:r w:rsidRPr="007A3E4D">
        <w:rPr>
          <w:rFonts w:ascii="Helvetica" w:hAnsi="Helvetica" w:cs="Helvetica"/>
          <w:color w:val="76923C" w:themeColor="accent3" w:themeShade="BF"/>
        </w:rPr>
        <w:sym w:font="Wingdings 3" w:char="F075"/>
      </w:r>
      <w:r w:rsidRPr="007A3E4D">
        <w:rPr>
          <w:rFonts w:ascii="Helvetica" w:eastAsia="Times New Roman" w:hAnsi="Helvetica" w:cs="Helvetica"/>
          <w:color w:val="76923C" w:themeColor="accent3" w:themeShade="BF"/>
          <w:shd w:val="clear" w:color="auto" w:fill="FFFFFF"/>
        </w:rPr>
        <w:t xml:space="preserve"> T.CHANNEL_END=6</w:t>
      </w:r>
    </w:p>
    <w:p w14:paraId="336A0195" w14:textId="589E6AA1" w:rsidR="00827279" w:rsidRPr="007A3E4D" w:rsidRDefault="003D0178"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T.TILE_SIZE=</w:t>
      </w:r>
      <w:commentRangeStart w:id="13"/>
      <w:r w:rsidRPr="007A3E4D">
        <w:rPr>
          <w:rFonts w:ascii="Helvetica" w:eastAsia="Times New Roman" w:hAnsi="Helvetica" w:cs="Helvetica"/>
          <w:color w:val="76923C" w:themeColor="accent3" w:themeShade="BF"/>
          <w:shd w:val="clear" w:color="auto" w:fill="FFFFFF"/>
        </w:rPr>
        <w:t>2000</w:t>
      </w:r>
      <w:commentRangeEnd w:id="13"/>
      <w:r w:rsidR="00FE2987">
        <w:rPr>
          <w:rStyle w:val="CommentReference"/>
        </w:rPr>
        <w:commentReference w:id="13"/>
      </w:r>
    </w:p>
    <w:p w14:paraId="567DB694" w14:textId="34BFBD17" w:rsidR="00827279" w:rsidRPr="007A3E4D" w:rsidRDefault="003D0178"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T.CHANNEL_ORDER= {‘Nuclei’ ‘General_stain’ ‘T’ ‘G’ ‘C’ ‘A’}</w:t>
      </w:r>
    </w:p>
    <w:p w14:paraId="6E1B9F6B" w14:textId="7333ACED" w:rsidR="003D0178" w:rsidRPr="007A3E4D" w:rsidRDefault="003D0178" w:rsidP="00827279">
      <w:pPr>
        <w:numPr>
          <w:ilvl w:val="0"/>
          <w:numId w:val="25"/>
        </w:numPr>
        <w:rPr>
          <w:rFonts w:ascii="Helvetica" w:eastAsia="Times New Roman" w:hAnsi="Helvetica" w:cs="Helvetica"/>
          <w:color w:val="76923C" w:themeColor="accent3" w:themeShade="BF"/>
          <w:shd w:val="clear" w:color="auto" w:fill="FFFFFF"/>
        </w:rPr>
      </w:pPr>
      <w:r w:rsidRPr="007A3E4D">
        <w:rPr>
          <w:rFonts w:ascii="Helvetica" w:eastAsia="Times New Roman" w:hAnsi="Helvetica" w:cs="Helvetica"/>
          <w:color w:val="76923C" w:themeColor="accent3" w:themeShade="BF"/>
          <w:shd w:val="clear" w:color="auto" w:fill="FFFFFF"/>
        </w:rPr>
        <w:t>T.CSV_FILENAME_PREFIX=’Tiled’</w:t>
      </w:r>
    </w:p>
    <w:p w14:paraId="207DE541" w14:textId="727F8D03" w:rsidR="003D0178" w:rsidRPr="007A3E4D" w:rsidRDefault="003D0178" w:rsidP="003D0178">
      <w:pPr>
        <w:numPr>
          <w:ilvl w:val="0"/>
          <w:numId w:val="25"/>
        </w:numPr>
        <w:rPr>
          <w:rFonts w:ascii="Helvetica" w:eastAsia="Times New Roman" w:hAnsi="Helvetica" w:cs="Helvetica"/>
          <w:color w:val="000000"/>
          <w:shd w:val="clear" w:color="auto" w:fill="FFFFFF"/>
        </w:rPr>
      </w:pPr>
      <w:r w:rsidRPr="007A3E4D">
        <w:rPr>
          <w:rFonts w:ascii="Helvetica" w:eastAsia="Times New Roman" w:hAnsi="Helvetica" w:cs="Helvetica"/>
          <w:color w:val="76923C" w:themeColor="accent3" w:themeShade="BF"/>
          <w:shd w:val="clear" w:color="auto" w:fill="FFFFFF"/>
        </w:rPr>
        <w:t>RUN</w:t>
      </w:r>
      <w:r w:rsidRPr="007A3E4D">
        <w:rPr>
          <w:rFonts w:ascii="Helvetica" w:hAnsi="Helvetica" w:cs="Helvetica"/>
        </w:rPr>
        <w:sym w:font="Wingdings 3" w:char="F075"/>
      </w:r>
      <w:r w:rsidRPr="007A3E4D">
        <w:rPr>
          <w:rFonts w:ascii="Helvetica" w:hAnsi="Helvetica" w:cs="Helvetica"/>
        </w:rPr>
        <w:t xml:space="preserve"> the images will be created in the “Aligned” folder</w:t>
      </w:r>
      <w:r w:rsidRPr="007A3E4D">
        <w:rPr>
          <w:rFonts w:ascii="Helvetica" w:eastAsia="Times New Roman" w:hAnsi="Helvetica" w:cs="Helvetica"/>
          <w:color w:val="000000"/>
          <w:shd w:val="clear" w:color="auto" w:fill="FFFFFF"/>
        </w:rPr>
        <w:t xml:space="preserve"> </w:t>
      </w:r>
    </w:p>
    <w:p w14:paraId="2FD21FE9" w14:textId="77777777" w:rsidR="00827279" w:rsidRPr="007A3E4D" w:rsidRDefault="00827279" w:rsidP="00827279">
      <w:pPr>
        <w:rPr>
          <w:rFonts w:ascii="Helvetica" w:eastAsia="Times New Roman" w:hAnsi="Helvetica" w:cs="Helvetica"/>
          <w:color w:val="000000"/>
          <w:shd w:val="clear" w:color="auto" w:fill="FFFFFF"/>
        </w:rPr>
      </w:pPr>
    </w:p>
    <w:p w14:paraId="0128315C" w14:textId="77777777" w:rsidR="00D91A3C" w:rsidRPr="007A3E4D" w:rsidRDefault="00D91A3C" w:rsidP="00827279">
      <w:pPr>
        <w:rPr>
          <w:rFonts w:ascii="Helvetica" w:eastAsia="Times New Roman" w:hAnsi="Helvetica" w:cs="Helvetica"/>
          <w:color w:val="000000"/>
          <w:shd w:val="clear" w:color="auto" w:fill="FFFFFF"/>
        </w:rPr>
      </w:pPr>
      <w:r w:rsidRPr="007A3E4D">
        <w:rPr>
          <w:rFonts w:ascii="Helvetica" w:eastAsia="Times New Roman" w:hAnsi="Helvetica" w:cs="Helvetica"/>
          <w:color w:val="000000"/>
          <w:shd w:val="clear" w:color="auto" w:fill="FFFFFF"/>
          <w:lang w:val="de-AT"/>
        </w:rPr>
        <w:t>Ouput: Tiled_SBL1_c1_ORG including tile1.tif – tile2.tif &amp; Tiled.csv</w:t>
      </w:r>
    </w:p>
    <w:p w14:paraId="7DFA3D9B" w14:textId="77777777" w:rsidR="00D91A3C" w:rsidRPr="007A3E4D" w:rsidRDefault="00D91A3C" w:rsidP="00827279">
      <w:pPr>
        <w:rPr>
          <w:rFonts w:ascii="Helvetica" w:eastAsia="Times New Roman" w:hAnsi="Helvetica" w:cs="Helvetica"/>
          <w:color w:val="000000"/>
          <w:shd w:val="clear" w:color="auto" w:fill="FFFFFF"/>
        </w:rPr>
      </w:pPr>
      <w:r w:rsidRPr="007A3E4D">
        <w:rPr>
          <w:rFonts w:ascii="Helvetica" w:eastAsia="Times New Roman" w:hAnsi="Helvetica" w:cs="Helvetica"/>
          <w:color w:val="000000"/>
          <w:shd w:val="clear" w:color="auto" w:fill="FFFFFF"/>
          <w:lang w:val="de-AT"/>
        </w:rPr>
        <w:t>e.g. 2000 x 2000 pixels (3 px ~ 1 um with 20x objective)</w:t>
      </w:r>
    </w:p>
    <w:p w14:paraId="0CE738F1" w14:textId="77777777" w:rsidR="003D0178" w:rsidRPr="007A3E4D" w:rsidRDefault="003D0178" w:rsidP="003D0178">
      <w:pPr>
        <w:rPr>
          <w:rFonts w:ascii="Helvetica" w:eastAsia="Times New Roman" w:hAnsi="Helvetica" w:cs="Helvetica"/>
          <w:color w:val="000000"/>
          <w:shd w:val="clear" w:color="auto" w:fill="FFFFFF"/>
          <w:lang w:val="de-AT"/>
        </w:rPr>
      </w:pPr>
    </w:p>
    <w:p w14:paraId="322D1CF8" w14:textId="26D91779" w:rsidR="00B256CA" w:rsidRPr="007A3E4D" w:rsidRDefault="00D91A3C" w:rsidP="00252CB8">
      <w:pPr>
        <w:spacing w:line="240" w:lineRule="auto"/>
        <w:rPr>
          <w:rFonts w:ascii="Helvetica" w:eastAsia="Times New Roman" w:hAnsi="Helvetica" w:cs="Helvetica"/>
          <w:color w:val="000000"/>
          <w:shd w:val="clear" w:color="auto" w:fill="FFFFFF"/>
        </w:rPr>
      </w:pPr>
      <w:r w:rsidRPr="007A3E4D">
        <w:rPr>
          <w:rFonts w:ascii="Helvetica" w:eastAsia="Times New Roman" w:hAnsi="Helvetica" w:cs="Helvetica"/>
          <w:color w:val="000000"/>
          <w:shd w:val="clear" w:color="auto" w:fill="FFFFFF"/>
          <w:lang w:val="de-AT"/>
        </w:rPr>
        <w:t xml:space="preserve">Tiled.csv </w:t>
      </w:r>
      <w:r w:rsidR="00252CB8">
        <w:rPr>
          <w:rFonts w:ascii="Helvetica" w:eastAsia="Times New Roman" w:hAnsi="Helvetica" w:cs="Helvetica"/>
          <w:color w:val="000000"/>
          <w:shd w:val="clear" w:color="auto" w:fill="FFFFFF"/>
          <w:lang w:val="de-AT"/>
        </w:rPr>
        <w:t>is further used for</w:t>
      </w:r>
      <w:r w:rsidRPr="007A3E4D">
        <w:rPr>
          <w:rFonts w:ascii="Helvetica" w:eastAsia="Times New Roman" w:hAnsi="Helvetica" w:cs="Helvetica"/>
          <w:color w:val="000000"/>
          <w:shd w:val="clear" w:color="auto" w:fill="FFFFFF"/>
          <w:lang w:val="de-AT"/>
        </w:rPr>
        <w:t xml:space="preserve"> Cell</w:t>
      </w:r>
      <w:r w:rsidR="00252CB8">
        <w:rPr>
          <w:rFonts w:ascii="Helvetica" w:eastAsia="Times New Roman" w:hAnsi="Helvetica" w:cs="Helvetica"/>
          <w:color w:val="000000"/>
          <w:shd w:val="clear" w:color="auto" w:fill="FFFFFF"/>
          <w:lang w:val="de-AT"/>
        </w:rPr>
        <w:t xml:space="preserve"> Pro</w:t>
      </w:r>
      <w:r w:rsidRPr="007A3E4D">
        <w:rPr>
          <w:rFonts w:ascii="Helvetica" w:eastAsia="Times New Roman" w:hAnsi="Helvetica" w:cs="Helvetica"/>
          <w:color w:val="000000"/>
          <w:shd w:val="clear" w:color="auto" w:fill="FFFFFF"/>
          <w:lang w:val="de-AT"/>
        </w:rPr>
        <w:t>filer</w:t>
      </w:r>
      <w:r w:rsidR="00252CB8">
        <w:rPr>
          <w:rFonts w:ascii="Helvetica" w:eastAsia="Times New Roman" w:hAnsi="Helvetica" w:cs="Helvetica"/>
          <w:color w:val="000000"/>
          <w:shd w:val="clear" w:color="auto" w:fill="FFFFFF"/>
          <w:lang w:val="de-AT"/>
        </w:rPr>
        <w:t xml:space="preserve"> analysis,</w:t>
      </w:r>
      <w:r w:rsidRPr="007A3E4D">
        <w:rPr>
          <w:rFonts w:ascii="Helvetica" w:eastAsia="Times New Roman" w:hAnsi="Helvetica" w:cs="Helvetica"/>
          <w:color w:val="000000"/>
          <w:shd w:val="clear" w:color="auto" w:fill="FFFFFF"/>
          <w:lang w:val="de-AT"/>
        </w:rPr>
        <w:t xml:space="preserve"> which generates a folder cpresults with Alignment folder, blobs.csv, Experiment.csv, hybs.csv, Image.csv, preblobs.csv, prehybs.csv</w:t>
      </w:r>
      <w:r w:rsidR="003E0CC8" w:rsidRPr="007A3E4D">
        <w:rPr>
          <w:rFonts w:ascii="Helvetica" w:hAnsi="Helvetica" w:cs="Helvetica"/>
        </w:rPr>
        <w:br w:type="page"/>
      </w:r>
    </w:p>
    <w:p w14:paraId="64BFAA84" w14:textId="333F94A9" w:rsidR="00F0293B" w:rsidRPr="007A3E4D" w:rsidRDefault="00122AB9" w:rsidP="00144027">
      <w:pPr>
        <w:pStyle w:val="Heading2"/>
        <w:rPr>
          <w:rFonts w:ascii="Helvetica" w:hAnsi="Helvetica" w:cs="Helvetica"/>
        </w:rPr>
      </w:pPr>
      <w:bookmarkStart w:id="14" w:name="_Toc20309922"/>
      <w:r w:rsidRPr="007A3E4D">
        <w:rPr>
          <w:rFonts w:ascii="Helvetica" w:hAnsi="Helvetica" w:cs="Helvetica"/>
        </w:rPr>
        <w:lastRenderedPageBreak/>
        <w:t>PART</w:t>
      </w:r>
      <w:r w:rsidR="002B3F44" w:rsidRPr="007A3E4D">
        <w:rPr>
          <w:rFonts w:ascii="Helvetica" w:hAnsi="Helvetica" w:cs="Helvetica"/>
        </w:rPr>
        <w:t xml:space="preserve"> 5</w:t>
      </w:r>
      <w:r w:rsidR="000A60CF" w:rsidRPr="007A3E4D">
        <w:rPr>
          <w:rFonts w:ascii="Helvetica" w:hAnsi="Helvetica" w:cs="Helvetica"/>
        </w:rPr>
        <w:t>.</w:t>
      </w:r>
      <w:r w:rsidR="00561697" w:rsidRPr="007A3E4D">
        <w:rPr>
          <w:rFonts w:ascii="Helvetica" w:hAnsi="Helvetica" w:cs="Helvetica"/>
        </w:rPr>
        <w:t xml:space="preserve"> CellProfiler Image Analysis.</w:t>
      </w:r>
      <w:bookmarkEnd w:id="14"/>
      <w:r w:rsidR="00312DB5" w:rsidRPr="007A3E4D">
        <w:rPr>
          <w:rFonts w:ascii="Helvetica" w:hAnsi="Helvetica" w:cs="Helvetica"/>
        </w:rPr>
        <w:t xml:space="preserve"> (</w:t>
      </w:r>
      <w:r w:rsidR="000F5C75" w:rsidRPr="007A3E4D">
        <w:rPr>
          <w:rFonts w:ascii="Helvetica" w:hAnsi="Helvetica" w:cs="Helvetica"/>
        </w:rPr>
        <w:t>Blob identification)</w:t>
      </w:r>
      <w:r w:rsidR="00BC2ACA" w:rsidRPr="007A3E4D">
        <w:rPr>
          <w:rFonts w:ascii="Helvetica" w:hAnsi="Helvetica" w:cs="Helvetica"/>
        </w:rPr>
        <w:t xml:space="preserve"> </w:t>
      </w:r>
    </w:p>
    <w:p w14:paraId="750AE656" w14:textId="77777777" w:rsidR="002B3F44" w:rsidRPr="00252CB8" w:rsidRDefault="002B3F44" w:rsidP="002B3F44">
      <w:pPr>
        <w:pStyle w:val="NormalWeb"/>
        <w:contextualSpacing/>
        <w:rPr>
          <w:rFonts w:ascii="Helvetica" w:hAnsi="Helvetica" w:cs="Helvetica"/>
          <w:b/>
          <w:color w:val="1F497D" w:themeColor="text2"/>
          <w:sz w:val="22"/>
          <w:szCs w:val="22"/>
        </w:rPr>
      </w:pPr>
      <w:r w:rsidRPr="00252CB8">
        <w:rPr>
          <w:rFonts w:ascii="Helvetica" w:hAnsi="Helvetica" w:cs="Helvetica"/>
          <w:b/>
          <w:color w:val="1F497D" w:themeColor="text2"/>
          <w:sz w:val="22"/>
          <w:szCs w:val="22"/>
        </w:rPr>
        <w:t>DEFINITION</w:t>
      </w:r>
    </w:p>
    <w:p w14:paraId="4DB8CA01" w14:textId="0D21F5F8" w:rsidR="002B3F44" w:rsidRPr="00252CB8" w:rsidRDefault="00312DB5" w:rsidP="000F5C75">
      <w:pPr>
        <w:pStyle w:val="NormalWeb"/>
        <w:jc w:val="both"/>
        <w:rPr>
          <w:rFonts w:ascii="Helvetica" w:hAnsi="Helvetica" w:cs="Helvetica"/>
          <w:sz w:val="22"/>
          <w:szCs w:val="22"/>
          <w:lang w:val="de-AT"/>
        </w:rPr>
      </w:pPr>
      <w:r w:rsidRPr="00252CB8">
        <w:rPr>
          <w:rFonts w:ascii="Helvetica" w:hAnsi="Helvetica" w:cs="Helvetica"/>
          <w:sz w:val="22"/>
          <w:szCs w:val="22"/>
          <w:lang w:val="de-AT"/>
        </w:rPr>
        <w:t>Cell profiler</w:t>
      </w:r>
      <w:r w:rsidR="000F5C75" w:rsidRPr="00252CB8">
        <w:rPr>
          <w:rFonts w:ascii="Helvetica" w:hAnsi="Helvetica" w:cs="Helvetica"/>
          <w:sz w:val="22"/>
          <w:szCs w:val="22"/>
          <w:lang w:val="de-AT"/>
        </w:rPr>
        <w:t>’s main pipeline include several processing steps, with different importance:</w:t>
      </w:r>
    </w:p>
    <w:p w14:paraId="0D25B132" w14:textId="4B2F64CE" w:rsidR="000F5C75" w:rsidRPr="00252CB8" w:rsidRDefault="000F5C75" w:rsidP="00252CB8">
      <w:pPr>
        <w:pStyle w:val="NormalWeb"/>
        <w:shd w:val="clear" w:color="auto" w:fill="FFFFFF"/>
        <w:spacing w:line="240" w:lineRule="auto"/>
        <w:jc w:val="both"/>
        <w:rPr>
          <w:rFonts w:ascii="Helvetica" w:eastAsia="Times New Roman" w:hAnsi="Helvetica" w:cs="Helvetica"/>
          <w:sz w:val="22"/>
          <w:szCs w:val="22"/>
          <w:lang w:val="en-GB" w:eastAsia="en-GB"/>
        </w:rPr>
      </w:pPr>
      <w:r w:rsidRPr="00252CB8">
        <w:rPr>
          <w:rFonts w:ascii="Helvetica" w:hAnsi="Helvetica" w:cs="Helvetica"/>
          <w:b/>
          <w:bCs/>
          <w:sz w:val="22"/>
          <w:szCs w:val="22"/>
          <w:lang w:val="de-AT"/>
        </w:rPr>
        <w:t>-Enhance or supress features</w:t>
      </w:r>
      <w:r w:rsidRPr="00252CB8">
        <w:rPr>
          <w:rFonts w:ascii="Helvetica" w:hAnsi="Helvetica" w:cs="Helvetica"/>
          <w:sz w:val="22"/>
          <w:szCs w:val="22"/>
          <w:lang w:val="de-AT"/>
        </w:rPr>
        <w:t>:</w:t>
      </w:r>
      <w:r w:rsidRPr="00252CB8">
        <w:rPr>
          <w:rStyle w:val="apple-converted-space"/>
          <w:rFonts w:ascii="Helvetica" w:hAnsi="Helvetica" w:cs="Helvetica"/>
          <w:sz w:val="22"/>
          <w:szCs w:val="22"/>
        </w:rPr>
        <w:t xml:space="preserve"> </w:t>
      </w:r>
      <w:r w:rsidRPr="00252CB8">
        <w:rPr>
          <w:rFonts w:ascii="Helvetica" w:eastAsia="Times New Roman" w:hAnsi="Helvetica" w:cs="Helvetica"/>
          <w:sz w:val="22"/>
          <w:szCs w:val="22"/>
          <w:lang w:val="en-GB" w:eastAsia="en-GB"/>
        </w:rPr>
        <w:t>enhances or suppresses certain image features (such as speckles, ring shapes, and neurites), which can improve subsequent identification of objects.</w:t>
      </w:r>
      <w:r w:rsidR="00252CB8">
        <w:rPr>
          <w:rFonts w:ascii="Helvetica" w:eastAsia="Times New Roman" w:hAnsi="Helvetica" w:cs="Helvetica"/>
          <w:sz w:val="22"/>
          <w:szCs w:val="22"/>
          <w:lang w:val="en-GB" w:eastAsia="en-GB"/>
        </w:rPr>
        <w:t xml:space="preserve"> </w:t>
      </w:r>
      <w:r w:rsidRPr="00252CB8">
        <w:rPr>
          <w:rFonts w:ascii="Helvetica" w:eastAsia="Times New Roman" w:hAnsi="Helvetica" w:cs="Helvetica"/>
          <w:sz w:val="22"/>
          <w:szCs w:val="22"/>
          <w:lang w:val="en-GB" w:eastAsia="en-GB"/>
        </w:rPr>
        <w:t>This module enhances or suppresses the intensity of certain pixels relative to the rest of the image, by applying image processing filters to the image</w:t>
      </w:r>
      <w:r w:rsidR="00752C62" w:rsidRPr="00252CB8">
        <w:rPr>
          <w:rFonts w:ascii="Helvetica" w:eastAsia="Times New Roman" w:hAnsi="Helvetica" w:cs="Helvetica"/>
          <w:sz w:val="22"/>
          <w:szCs w:val="22"/>
          <w:lang w:val="en-GB" w:eastAsia="en-GB"/>
        </w:rPr>
        <w:t xml:space="preserve">. </w:t>
      </w:r>
      <w:r w:rsidR="00752C62" w:rsidRPr="00252CB8">
        <w:rPr>
          <w:rFonts w:ascii="Helvetica" w:eastAsia="Times New Roman" w:hAnsi="Helvetica" w:cs="Helvetica"/>
          <w:color w:val="4BACC6" w:themeColor="accent5"/>
          <w:sz w:val="22"/>
          <w:szCs w:val="22"/>
          <w:lang w:val="en-GB" w:eastAsia="en-GB"/>
        </w:rPr>
        <w:t>One step is done for each single channel</w:t>
      </w:r>
    </w:p>
    <w:p w14:paraId="4D173521" w14:textId="02DBB218" w:rsidR="000F5C75" w:rsidRPr="00252CB8" w:rsidRDefault="000F5C75" w:rsidP="00252CB8">
      <w:pPr>
        <w:pStyle w:val="NormalWeb"/>
        <w:shd w:val="clear" w:color="auto" w:fill="FFFFFF"/>
        <w:spacing w:line="240" w:lineRule="auto"/>
        <w:jc w:val="both"/>
        <w:rPr>
          <w:rFonts w:ascii="Helvetica" w:eastAsia="Times New Roman" w:hAnsi="Helvetica" w:cs="Helvetica"/>
          <w:sz w:val="22"/>
          <w:szCs w:val="22"/>
          <w:lang w:val="en-GB" w:eastAsia="en-GB"/>
        </w:rPr>
      </w:pPr>
      <w:r w:rsidRPr="00252CB8">
        <w:rPr>
          <w:rFonts w:ascii="Helvetica" w:eastAsia="Times New Roman" w:hAnsi="Helvetica" w:cs="Helvetica"/>
          <w:sz w:val="22"/>
          <w:szCs w:val="22"/>
          <w:lang w:val="en-GB" w:eastAsia="en-GB"/>
        </w:rPr>
        <w:t>-</w:t>
      </w:r>
      <w:r w:rsidRPr="00252CB8">
        <w:rPr>
          <w:rFonts w:ascii="Helvetica" w:eastAsia="Times New Roman" w:hAnsi="Helvetica" w:cs="Helvetica"/>
          <w:b/>
          <w:bCs/>
          <w:sz w:val="22"/>
          <w:szCs w:val="22"/>
          <w:lang w:val="en-GB" w:eastAsia="en-GB"/>
        </w:rPr>
        <w:t xml:space="preserve">Identify primary objects: </w:t>
      </w:r>
      <w:r w:rsidRPr="00252CB8">
        <w:rPr>
          <w:rFonts w:ascii="Helvetica" w:eastAsia="Times New Roman" w:hAnsi="Helvetica" w:cs="Helvetica"/>
          <w:sz w:val="22"/>
          <w:szCs w:val="22"/>
          <w:lang w:val="en-GB" w:eastAsia="en-GB"/>
        </w:rPr>
        <w:t xml:space="preserve">find the blobs, depending on the specified parameters. This is one of the most important steps in the process, as depending on the detected blobs, the specificity will vary. </w:t>
      </w:r>
      <w:r w:rsidR="00752C62" w:rsidRPr="00252CB8">
        <w:rPr>
          <w:rFonts w:ascii="Helvetica" w:eastAsia="Times New Roman" w:hAnsi="Helvetica" w:cs="Helvetica"/>
          <w:sz w:val="22"/>
          <w:szCs w:val="22"/>
          <w:lang w:val="en-GB" w:eastAsia="en-GB"/>
        </w:rPr>
        <w:t xml:space="preserve">Two steps are done: </w:t>
      </w:r>
      <w:r w:rsidR="00752C62" w:rsidRPr="00252CB8">
        <w:rPr>
          <w:rFonts w:ascii="Helvetica" w:eastAsia="Times New Roman" w:hAnsi="Helvetica" w:cs="Helvetica"/>
          <w:color w:val="4BACC6" w:themeColor="accent5"/>
          <w:sz w:val="22"/>
          <w:szCs w:val="22"/>
          <w:lang w:val="en-GB" w:eastAsia="en-GB"/>
        </w:rPr>
        <w:t>one for general stain (anchor) and another for all the bases (ATCG/1234) together</w:t>
      </w:r>
    </w:p>
    <w:p w14:paraId="6B7AD017" w14:textId="64C63907" w:rsidR="000F5C75" w:rsidRPr="00252CB8" w:rsidRDefault="000F5C75" w:rsidP="00252CB8">
      <w:pPr>
        <w:pStyle w:val="NormalWeb"/>
        <w:shd w:val="clear" w:color="auto" w:fill="FFFFFF"/>
        <w:spacing w:line="240" w:lineRule="auto"/>
        <w:jc w:val="both"/>
        <w:rPr>
          <w:rFonts w:ascii="Helvetica" w:eastAsia="Times New Roman" w:hAnsi="Helvetica" w:cs="Helvetica"/>
          <w:sz w:val="22"/>
          <w:szCs w:val="22"/>
          <w:lang w:val="en-GB" w:eastAsia="en-GB"/>
        </w:rPr>
      </w:pPr>
      <w:r w:rsidRPr="00252CB8">
        <w:rPr>
          <w:rFonts w:ascii="Helvetica" w:eastAsia="Times New Roman" w:hAnsi="Helvetica" w:cs="Helvetica"/>
          <w:sz w:val="22"/>
          <w:szCs w:val="22"/>
          <w:lang w:val="en-GB" w:eastAsia="en-GB"/>
        </w:rPr>
        <w:t xml:space="preserve">- </w:t>
      </w:r>
      <w:r w:rsidRPr="00252CB8">
        <w:rPr>
          <w:rFonts w:ascii="Helvetica" w:eastAsia="Times New Roman" w:hAnsi="Helvetica" w:cs="Helvetica"/>
          <w:b/>
          <w:bCs/>
          <w:sz w:val="22"/>
          <w:szCs w:val="22"/>
          <w:lang w:val="en-GB" w:eastAsia="en-GB"/>
        </w:rPr>
        <w:t>ExpandOrShrinkObjects</w:t>
      </w:r>
      <w:r w:rsidRPr="00252CB8">
        <w:rPr>
          <w:rFonts w:ascii="Helvetica" w:eastAsia="Times New Roman" w:hAnsi="Helvetica" w:cs="Helvetica"/>
          <w:sz w:val="22"/>
          <w:szCs w:val="22"/>
          <w:lang w:val="en-GB" w:eastAsia="en-GB"/>
        </w:rPr>
        <w:t> expands or shrinks objects by a defined distance. The module expands or shrinks objects by adding or removing border pixels. You can specify a certain number of border pixels to be added or removed, expand objects until they are almost touching, or shrink objects down to a point. The module can also separate touching objects without otherwise shrinking them, and can perform some specialized morphological operations that remove pixels without completely removing an object</w:t>
      </w:r>
      <w:r w:rsidR="00752C62" w:rsidRPr="00252CB8">
        <w:rPr>
          <w:rFonts w:ascii="Helvetica" w:eastAsia="Times New Roman" w:hAnsi="Helvetica" w:cs="Helvetica"/>
          <w:sz w:val="22"/>
          <w:szCs w:val="22"/>
          <w:lang w:val="en-GB" w:eastAsia="en-GB"/>
        </w:rPr>
        <w:t xml:space="preserve">. Two steps are done: </w:t>
      </w:r>
      <w:r w:rsidR="00752C62" w:rsidRPr="00252CB8">
        <w:rPr>
          <w:rFonts w:ascii="Helvetica" w:eastAsia="Times New Roman" w:hAnsi="Helvetica" w:cs="Helvetica"/>
          <w:color w:val="4BACC6" w:themeColor="accent5"/>
          <w:sz w:val="22"/>
          <w:szCs w:val="22"/>
          <w:lang w:val="en-GB" w:eastAsia="en-GB"/>
        </w:rPr>
        <w:t>one for general stain (anchor) and another for all the bases (ATCG/1234) together</w:t>
      </w:r>
    </w:p>
    <w:p w14:paraId="6868F7A8" w14:textId="44D87045" w:rsidR="000F5C75" w:rsidRPr="00252CB8" w:rsidRDefault="000F5C75" w:rsidP="000F5C75">
      <w:pPr>
        <w:pStyle w:val="NormalWeb"/>
        <w:shd w:val="clear" w:color="auto" w:fill="FFFFFF"/>
        <w:spacing w:line="336" w:lineRule="atLeast"/>
        <w:jc w:val="both"/>
        <w:rPr>
          <w:rFonts w:ascii="Helvetica" w:eastAsia="Times New Roman" w:hAnsi="Helvetica" w:cs="Helvetica"/>
          <w:sz w:val="22"/>
          <w:szCs w:val="22"/>
          <w:lang w:val="en-GB" w:eastAsia="en-GB"/>
        </w:rPr>
      </w:pPr>
      <w:r w:rsidRPr="00252CB8">
        <w:rPr>
          <w:rFonts w:ascii="Helvetica" w:eastAsia="Times New Roman" w:hAnsi="Helvetica" w:cs="Helvetica"/>
          <w:b/>
          <w:bCs/>
          <w:sz w:val="22"/>
          <w:szCs w:val="22"/>
          <w:lang w:val="en-GB" w:eastAsia="en-GB"/>
        </w:rPr>
        <w:t xml:space="preserve"> </w:t>
      </w:r>
      <w:r w:rsidR="00752C62" w:rsidRPr="00252CB8">
        <w:rPr>
          <w:rFonts w:ascii="Helvetica" w:eastAsia="Times New Roman" w:hAnsi="Helvetica" w:cs="Helvetica"/>
          <w:b/>
          <w:bCs/>
          <w:sz w:val="22"/>
          <w:szCs w:val="22"/>
          <w:lang w:val="en-GB" w:eastAsia="en-GB"/>
        </w:rPr>
        <w:t>-Gray to color</w:t>
      </w:r>
      <w:r w:rsidR="00752C62" w:rsidRPr="00252CB8">
        <w:rPr>
          <w:rFonts w:ascii="Helvetica" w:eastAsia="Times New Roman" w:hAnsi="Helvetica" w:cs="Helvetica"/>
          <w:sz w:val="22"/>
          <w:szCs w:val="22"/>
          <w:lang w:val="en-GB" w:eastAsia="en-GB"/>
        </w:rPr>
        <w:t>: adds color</w:t>
      </w:r>
    </w:p>
    <w:p w14:paraId="3E57CE40" w14:textId="5C0E165D" w:rsidR="00752C62" w:rsidRPr="00252CB8" w:rsidRDefault="00752C62" w:rsidP="000F5C75">
      <w:pPr>
        <w:pStyle w:val="NormalWeb"/>
        <w:shd w:val="clear" w:color="auto" w:fill="FFFFFF"/>
        <w:spacing w:line="336" w:lineRule="atLeast"/>
        <w:jc w:val="both"/>
        <w:rPr>
          <w:rFonts w:ascii="Helvetica" w:eastAsia="Times New Roman" w:hAnsi="Helvetica" w:cs="Helvetica"/>
          <w:b/>
          <w:bCs/>
          <w:sz w:val="22"/>
          <w:szCs w:val="22"/>
          <w:lang w:val="en-GB" w:eastAsia="en-GB"/>
        </w:rPr>
      </w:pPr>
      <w:r w:rsidRPr="00252CB8">
        <w:rPr>
          <w:rFonts w:ascii="Helvetica" w:eastAsia="Times New Roman" w:hAnsi="Helvetica" w:cs="Helvetica"/>
          <w:sz w:val="22"/>
          <w:szCs w:val="22"/>
          <w:lang w:val="en-GB" w:eastAsia="en-GB"/>
        </w:rPr>
        <w:t xml:space="preserve">- </w:t>
      </w:r>
      <w:r w:rsidRPr="00252CB8">
        <w:rPr>
          <w:rFonts w:ascii="Helvetica" w:eastAsia="Times New Roman" w:hAnsi="Helvetica" w:cs="Helvetica"/>
          <w:b/>
          <w:bCs/>
          <w:sz w:val="22"/>
          <w:szCs w:val="22"/>
          <w:lang w:val="en-GB" w:eastAsia="en-GB"/>
        </w:rPr>
        <w:t>Measure object intensity</w:t>
      </w:r>
    </w:p>
    <w:p w14:paraId="6A05D8BE" w14:textId="13F9982B" w:rsidR="00312DB5" w:rsidRPr="00252CB8" w:rsidRDefault="00B74DF8" w:rsidP="00752C62">
      <w:pPr>
        <w:pStyle w:val="NormalWeb"/>
        <w:shd w:val="clear" w:color="auto" w:fill="FFFFFF"/>
        <w:spacing w:line="336" w:lineRule="atLeast"/>
        <w:jc w:val="both"/>
        <w:rPr>
          <w:rFonts w:ascii="Helvetica" w:eastAsia="Times New Roman" w:hAnsi="Helvetica" w:cs="Helvetica"/>
          <w:sz w:val="22"/>
          <w:szCs w:val="22"/>
          <w:lang w:val="en-GB" w:eastAsia="en-GB"/>
        </w:rPr>
      </w:pPr>
      <w:r>
        <w:rPr>
          <w:rFonts w:ascii="Helvetica" w:eastAsia="Times New Roman" w:hAnsi="Helvetica" w:cs="Helvetica"/>
          <w:b/>
          <w:bCs/>
          <w:sz w:val="22"/>
          <w:szCs w:val="22"/>
          <w:lang w:val="en-GB" w:eastAsia="en-GB"/>
        </w:rPr>
        <w:t>- Export</w:t>
      </w:r>
      <w:r w:rsidR="00752C62" w:rsidRPr="00252CB8">
        <w:rPr>
          <w:rFonts w:ascii="Helvetica" w:eastAsia="Times New Roman" w:hAnsi="Helvetica" w:cs="Helvetica"/>
          <w:b/>
          <w:bCs/>
          <w:sz w:val="22"/>
          <w:szCs w:val="22"/>
          <w:lang w:val="en-GB" w:eastAsia="en-GB"/>
        </w:rPr>
        <w:t xml:space="preserve">: </w:t>
      </w:r>
      <w:r w:rsidR="00752C62" w:rsidRPr="00252CB8">
        <w:rPr>
          <w:rFonts w:ascii="Helvetica" w:eastAsia="Times New Roman" w:hAnsi="Helvetica" w:cs="Helvetica"/>
          <w:sz w:val="22"/>
          <w:szCs w:val="22"/>
          <w:lang w:val="en-GB" w:eastAsia="en-GB"/>
        </w:rPr>
        <w:t>two exporting steps are done: export to spreadsheet and SaveImages</w:t>
      </w:r>
    </w:p>
    <w:p w14:paraId="765A4AE3" w14:textId="77777777" w:rsidR="00752C62" w:rsidRPr="00252CB8" w:rsidRDefault="00752C62" w:rsidP="00A31B06">
      <w:pPr>
        <w:pStyle w:val="NormalWeb"/>
        <w:contextualSpacing/>
        <w:rPr>
          <w:rFonts w:ascii="Helvetica" w:hAnsi="Helvetica" w:cs="Helvetica"/>
          <w:b/>
          <w:bCs/>
          <w:color w:val="C0504D" w:themeColor="accent2"/>
          <w:sz w:val="22"/>
          <w:szCs w:val="22"/>
        </w:rPr>
      </w:pPr>
    </w:p>
    <w:p w14:paraId="258A8489" w14:textId="6BCC1627" w:rsidR="000A2A2A" w:rsidRDefault="002B3F44" w:rsidP="00A31B06">
      <w:pPr>
        <w:pStyle w:val="NormalWeb"/>
        <w:contextualSpacing/>
        <w:rPr>
          <w:rFonts w:ascii="Helvetica" w:hAnsi="Helvetica" w:cs="Helvetica"/>
          <w:b/>
          <w:bCs/>
          <w:color w:val="C0504D" w:themeColor="accent2"/>
          <w:sz w:val="24"/>
          <w:szCs w:val="24"/>
        </w:rPr>
      </w:pPr>
      <w:r w:rsidRPr="00B74DF8">
        <w:rPr>
          <w:rFonts w:ascii="Helvetica" w:hAnsi="Helvetica" w:cs="Helvetica"/>
          <w:b/>
          <w:bCs/>
          <w:color w:val="C0504D" w:themeColor="accent2"/>
          <w:sz w:val="24"/>
          <w:szCs w:val="24"/>
        </w:rPr>
        <w:t xml:space="preserve">USAGE </w:t>
      </w:r>
    </w:p>
    <w:p w14:paraId="0F7AC644" w14:textId="77777777" w:rsidR="00B74DF8" w:rsidRPr="00B74DF8" w:rsidRDefault="00B74DF8" w:rsidP="00A31B06">
      <w:pPr>
        <w:pStyle w:val="NormalWeb"/>
        <w:contextualSpacing/>
        <w:rPr>
          <w:rFonts w:ascii="Helvetica" w:hAnsi="Helvetica" w:cs="Helvetica"/>
          <w:b/>
          <w:bCs/>
          <w:color w:val="C0504D" w:themeColor="accent2"/>
          <w:sz w:val="24"/>
          <w:szCs w:val="24"/>
        </w:rPr>
      </w:pPr>
    </w:p>
    <w:p w14:paraId="6D6C447E" w14:textId="7B8834EE" w:rsidR="00A31B06" w:rsidRPr="00252CB8" w:rsidRDefault="00B820B0" w:rsidP="00A31B06">
      <w:pPr>
        <w:pStyle w:val="NormalWeb"/>
        <w:rPr>
          <w:rFonts w:ascii="Helvetica" w:hAnsi="Helvetica" w:cs="Helvetica"/>
          <w:sz w:val="22"/>
          <w:szCs w:val="22"/>
        </w:rPr>
      </w:pPr>
      <w:r w:rsidRPr="00252CB8">
        <w:rPr>
          <w:rFonts w:ascii="Helvetica" w:hAnsi="Helvetica" w:cs="Helvetica"/>
          <w:sz w:val="22"/>
          <w:szCs w:val="22"/>
          <w:lang w:val="de-AT"/>
        </w:rPr>
        <w:t>CellProfiler requires</w:t>
      </w:r>
      <w:r w:rsidR="00A31B06" w:rsidRPr="00252CB8">
        <w:rPr>
          <w:rFonts w:ascii="Helvetica" w:hAnsi="Helvetica" w:cs="Helvetica"/>
          <w:sz w:val="22"/>
          <w:szCs w:val="22"/>
          <w:lang w:val="de-AT"/>
        </w:rPr>
        <w:t xml:space="preserve"> 3 plugins:</w:t>
      </w:r>
    </w:p>
    <w:p w14:paraId="6D8C8EB5" w14:textId="46743DC9" w:rsidR="00A31B06" w:rsidRPr="00252CB8" w:rsidRDefault="00A31B06" w:rsidP="00B820B0">
      <w:pPr>
        <w:pStyle w:val="NormalWeb"/>
        <w:numPr>
          <w:ilvl w:val="0"/>
          <w:numId w:val="15"/>
        </w:numPr>
        <w:rPr>
          <w:rFonts w:ascii="Helvetica" w:hAnsi="Helvetica" w:cs="Helvetica"/>
          <w:sz w:val="22"/>
          <w:szCs w:val="22"/>
        </w:rPr>
      </w:pPr>
      <w:r w:rsidRPr="00252CB8">
        <w:rPr>
          <w:rFonts w:ascii="Helvetica" w:hAnsi="Helvetica" w:cs="Helvetica"/>
          <w:sz w:val="22"/>
          <w:szCs w:val="22"/>
          <w:lang w:val="de-AT"/>
        </w:rPr>
        <w:t>MultiStackReg1.45_.jar</w:t>
      </w:r>
    </w:p>
    <w:p w14:paraId="444B9630" w14:textId="611E6716" w:rsidR="00A31B06" w:rsidRPr="00252CB8" w:rsidRDefault="00A31B06" w:rsidP="00B820B0">
      <w:pPr>
        <w:pStyle w:val="NormalWeb"/>
        <w:numPr>
          <w:ilvl w:val="0"/>
          <w:numId w:val="15"/>
        </w:numPr>
        <w:rPr>
          <w:rFonts w:ascii="Helvetica" w:hAnsi="Helvetica" w:cs="Helvetica"/>
          <w:sz w:val="22"/>
          <w:szCs w:val="22"/>
        </w:rPr>
      </w:pPr>
      <w:r w:rsidRPr="00252CB8">
        <w:rPr>
          <w:rFonts w:ascii="Helvetica" w:hAnsi="Helvetica" w:cs="Helvetica"/>
          <w:sz w:val="22"/>
          <w:szCs w:val="22"/>
          <w:lang w:val="de-AT"/>
        </w:rPr>
        <w:t>StackReg_.jar</w:t>
      </w:r>
    </w:p>
    <w:p w14:paraId="22CD8096" w14:textId="3CCF6725" w:rsidR="00A31B06" w:rsidRPr="00252CB8" w:rsidRDefault="00A31B06" w:rsidP="00B820B0">
      <w:pPr>
        <w:pStyle w:val="NormalWeb"/>
        <w:numPr>
          <w:ilvl w:val="0"/>
          <w:numId w:val="15"/>
        </w:numPr>
        <w:rPr>
          <w:rFonts w:ascii="Helvetica" w:hAnsi="Helvetica" w:cs="Helvetica"/>
          <w:sz w:val="22"/>
          <w:szCs w:val="22"/>
        </w:rPr>
      </w:pPr>
      <w:r w:rsidRPr="00252CB8">
        <w:rPr>
          <w:rFonts w:ascii="Helvetica" w:hAnsi="Helvetica" w:cs="Helvetica"/>
          <w:sz w:val="22"/>
          <w:szCs w:val="22"/>
          <w:lang w:val="de-AT"/>
        </w:rPr>
        <w:t>TurboReg_.jar</w:t>
      </w:r>
    </w:p>
    <w:p w14:paraId="673D31D3" w14:textId="4C1D57D3" w:rsidR="00A31B06" w:rsidRPr="00252CB8" w:rsidRDefault="00B820B0" w:rsidP="00B820B0">
      <w:pPr>
        <w:pStyle w:val="NormalWeb"/>
        <w:rPr>
          <w:rFonts w:ascii="Helvetica" w:hAnsi="Helvetica" w:cs="Helvetica"/>
          <w:sz w:val="22"/>
          <w:szCs w:val="22"/>
        </w:rPr>
      </w:pPr>
      <w:r w:rsidRPr="00252CB8">
        <w:rPr>
          <w:rFonts w:ascii="Helvetica" w:hAnsi="Helvetica" w:cs="Helvetica"/>
          <w:sz w:val="22"/>
          <w:szCs w:val="22"/>
          <w:lang w:val="de-AT"/>
        </w:rPr>
        <w:t xml:space="preserve">Plug-Ins can be found </w:t>
      </w:r>
      <w:r w:rsidR="00A31B06" w:rsidRPr="00252CB8">
        <w:rPr>
          <w:rFonts w:ascii="Helvetica" w:hAnsi="Helvetica" w:cs="Helvetica"/>
          <w:sz w:val="22"/>
          <w:szCs w:val="22"/>
          <w:lang w:val="de-AT"/>
        </w:rPr>
        <w:t>in the C:\Users\Public\imagej folder</w:t>
      </w:r>
    </w:p>
    <w:p w14:paraId="4AFEA421" w14:textId="1CBF28A0" w:rsidR="00A31B06" w:rsidRPr="00B74DF8" w:rsidRDefault="00B820B0" w:rsidP="00A31B06">
      <w:pPr>
        <w:pStyle w:val="NormalWeb"/>
        <w:ind w:left="720"/>
        <w:rPr>
          <w:rFonts w:ascii="Helvetica" w:hAnsi="Helvetica" w:cs="Helvetica"/>
          <w:sz w:val="22"/>
          <w:szCs w:val="22"/>
        </w:rPr>
      </w:pPr>
      <w:r w:rsidRPr="00B74DF8">
        <w:rPr>
          <w:rFonts w:ascii="Helvetica" w:hAnsi="Helvetica" w:cs="Helvetica"/>
          <w:noProof/>
          <w:sz w:val="22"/>
          <w:szCs w:val="22"/>
        </w:rPr>
        <w:lastRenderedPageBreak/>
        <mc:AlternateContent>
          <mc:Choice Requires="wpg">
            <w:drawing>
              <wp:anchor distT="0" distB="0" distL="114300" distR="114300" simplePos="0" relativeHeight="251675648" behindDoc="0" locked="0" layoutInCell="1" allowOverlap="1" wp14:anchorId="22D79640" wp14:editId="3CC6DFD9">
                <wp:simplePos x="0" y="0"/>
                <wp:positionH relativeFrom="column">
                  <wp:posOffset>3314700</wp:posOffset>
                </wp:positionH>
                <wp:positionV relativeFrom="paragraph">
                  <wp:posOffset>1001395</wp:posOffset>
                </wp:positionV>
                <wp:extent cx="1666875" cy="3352165"/>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1666875" cy="3352165"/>
                          <a:chOff x="0" y="0"/>
                          <a:chExt cx="1666875" cy="3352165"/>
                        </a:xfrm>
                      </wpg:grpSpPr>
                      <wps:wsp>
                        <wps:cNvPr id="18" name="TextBox 13"/>
                        <wps:cNvSpPr txBox="1"/>
                        <wps:spPr>
                          <a:xfrm>
                            <a:off x="0" y="2240280"/>
                            <a:ext cx="478155" cy="264795"/>
                          </a:xfrm>
                          <a:prstGeom prst="rect">
                            <a:avLst/>
                          </a:prstGeom>
                          <a:noFill/>
                        </wps:spPr>
                        <wps:txbx>
                          <w:txbxContent>
                            <w:p w14:paraId="66D30BFD"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hybs</w:t>
                              </w:r>
                            </w:p>
                          </w:txbxContent>
                        </wps:txbx>
                        <wps:bodyPr wrap="none" rtlCol="0">
                          <a:spAutoFit/>
                        </wps:bodyPr>
                      </wps:wsp>
                      <wpg:grpSp>
                        <wpg:cNvPr id="25" name="Group 25"/>
                        <wpg:cNvGrpSpPr/>
                        <wpg:grpSpPr>
                          <a:xfrm>
                            <a:off x="0" y="0"/>
                            <a:ext cx="1666875" cy="3352165"/>
                            <a:chOff x="0" y="0"/>
                            <a:chExt cx="1666875" cy="3352165"/>
                          </a:xfrm>
                        </wpg:grpSpPr>
                        <wps:wsp>
                          <wps:cNvPr id="12" name="TextBox 7"/>
                          <wps:cNvSpPr txBox="1"/>
                          <wps:spPr>
                            <a:xfrm>
                              <a:off x="0" y="800100"/>
                              <a:ext cx="991235" cy="264795"/>
                            </a:xfrm>
                            <a:prstGeom prst="rect">
                              <a:avLst/>
                            </a:prstGeom>
                            <a:noFill/>
                          </wps:spPr>
                          <wps:txbx>
                            <w:txbxContent>
                              <w:p w14:paraId="06B3A650"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Enhanced_C</w:t>
                                </w:r>
                              </w:p>
                            </w:txbxContent>
                          </wps:txbx>
                          <wps:bodyPr wrap="none" rtlCol="0">
                            <a:spAutoFit/>
                          </wps:bodyPr>
                        </wps:wsp>
                        <wpg:grpSp>
                          <wpg:cNvPr id="24" name="Group 24"/>
                          <wpg:cNvGrpSpPr/>
                          <wpg:grpSpPr>
                            <a:xfrm>
                              <a:off x="0" y="0"/>
                              <a:ext cx="1666875" cy="3352165"/>
                              <a:chOff x="0" y="0"/>
                              <a:chExt cx="1666875" cy="3352165"/>
                            </a:xfrm>
                          </wpg:grpSpPr>
                          <wps:wsp>
                            <wps:cNvPr id="10" name="TextBox 4"/>
                            <wps:cNvSpPr txBox="1"/>
                            <wps:spPr>
                              <a:xfrm>
                                <a:off x="0" y="280035"/>
                                <a:ext cx="1666875" cy="264795"/>
                              </a:xfrm>
                              <a:prstGeom prst="rect">
                                <a:avLst/>
                              </a:prstGeom>
                              <a:noFill/>
                            </wps:spPr>
                            <wps:txbx>
                              <w:txbxContent>
                                <w:p w14:paraId="358DA089"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Enhanced_GeneralBlob</w:t>
                                  </w:r>
                                </w:p>
                              </w:txbxContent>
                            </wps:txbx>
                            <wps:bodyPr wrap="none" rtlCol="0">
                              <a:spAutoFit/>
                            </wps:bodyPr>
                          </wps:wsp>
                          <wps:wsp>
                            <wps:cNvPr id="11" name="TextBox 5"/>
                            <wps:cNvSpPr txBox="1"/>
                            <wps:spPr>
                              <a:xfrm>
                                <a:off x="0" y="548640"/>
                                <a:ext cx="1487805" cy="264795"/>
                              </a:xfrm>
                              <a:prstGeom prst="rect">
                                <a:avLst/>
                              </a:prstGeom>
                              <a:noFill/>
                            </wps:spPr>
                            <wps:txbx>
                              <w:txbxContent>
                                <w:p w14:paraId="15548416"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Enhanced_SpecBlob</w:t>
                                  </w:r>
                                </w:p>
                              </w:txbxContent>
                            </wps:txbx>
                            <wps:bodyPr wrap="none" rtlCol="0">
                              <a:spAutoFit/>
                            </wps:bodyPr>
                          </wps:wsp>
                          <wps:wsp>
                            <wps:cNvPr id="7" name="TextBox 6"/>
                            <wps:cNvSpPr txBox="1"/>
                            <wps:spPr>
                              <a:xfrm>
                                <a:off x="0" y="989330"/>
                                <a:ext cx="982980" cy="264795"/>
                              </a:xfrm>
                              <a:prstGeom prst="rect">
                                <a:avLst/>
                              </a:prstGeom>
                              <a:noFill/>
                            </wps:spPr>
                            <wps:txbx>
                              <w:txbxContent>
                                <w:p w14:paraId="6F5622BF"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Enhanced_A</w:t>
                                  </w:r>
                                </w:p>
                              </w:txbxContent>
                            </wps:txbx>
                            <wps:bodyPr wrap="none" rtlCol="0">
                              <a:spAutoFit/>
                            </wps:bodyPr>
                          </wps:wsp>
                          <wps:wsp>
                            <wps:cNvPr id="13" name="TextBox 8"/>
                            <wps:cNvSpPr txBox="1"/>
                            <wps:spPr>
                              <a:xfrm>
                                <a:off x="0" y="1358900"/>
                                <a:ext cx="998855" cy="264795"/>
                              </a:xfrm>
                              <a:prstGeom prst="rect">
                                <a:avLst/>
                              </a:prstGeom>
                              <a:noFill/>
                            </wps:spPr>
                            <wps:txbx>
                              <w:txbxContent>
                                <w:p w14:paraId="5C619F77"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Enhanced_G</w:t>
                                  </w:r>
                                </w:p>
                              </w:txbxContent>
                            </wps:txbx>
                            <wps:bodyPr wrap="none" rtlCol="0">
                              <a:spAutoFit/>
                            </wps:bodyPr>
                          </wps:wsp>
                          <wps:wsp>
                            <wps:cNvPr id="14" name="TextBox 9"/>
                            <wps:cNvSpPr txBox="1"/>
                            <wps:spPr>
                              <a:xfrm>
                                <a:off x="0" y="1511300"/>
                                <a:ext cx="975360" cy="264795"/>
                              </a:xfrm>
                              <a:prstGeom prst="rect">
                                <a:avLst/>
                              </a:prstGeom>
                              <a:noFill/>
                            </wps:spPr>
                            <wps:txbx>
                              <w:txbxContent>
                                <w:p w14:paraId="43625E3B"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Enhanced_T</w:t>
                                  </w:r>
                                </w:p>
                              </w:txbxContent>
                            </wps:txbx>
                            <wps:bodyPr wrap="none" rtlCol="0">
                              <a:spAutoFit/>
                            </wps:bodyPr>
                          </wps:wsp>
                          <wps:wsp>
                            <wps:cNvPr id="15" name="TextBox 10"/>
                            <wps:cNvSpPr txBox="1"/>
                            <wps:spPr>
                              <a:xfrm>
                                <a:off x="12700" y="1679575"/>
                                <a:ext cx="718820" cy="264795"/>
                              </a:xfrm>
                              <a:prstGeom prst="rect">
                                <a:avLst/>
                              </a:prstGeom>
                              <a:noFill/>
                            </wps:spPr>
                            <wps:txbx>
                              <w:txbxContent>
                                <w:p w14:paraId="54A6C12D"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preblobs</w:t>
                                  </w:r>
                                </w:p>
                              </w:txbxContent>
                            </wps:txbx>
                            <wps:bodyPr wrap="none" rtlCol="0">
                              <a:spAutoFit/>
                            </wps:bodyPr>
                          </wps:wsp>
                          <wps:wsp>
                            <wps:cNvPr id="16" name="TextBox 11"/>
                            <wps:cNvSpPr txBox="1"/>
                            <wps:spPr>
                              <a:xfrm>
                                <a:off x="12700" y="1804035"/>
                                <a:ext cx="680085" cy="264795"/>
                              </a:xfrm>
                              <a:prstGeom prst="rect">
                                <a:avLst/>
                              </a:prstGeom>
                              <a:noFill/>
                            </wps:spPr>
                            <wps:txbx>
                              <w:txbxContent>
                                <w:p w14:paraId="6F7CBDF5"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prehybs</w:t>
                                  </w:r>
                                </w:p>
                              </w:txbxContent>
                            </wps:txbx>
                            <wps:bodyPr wrap="none" rtlCol="0">
                              <a:spAutoFit/>
                            </wps:bodyPr>
                          </wps:wsp>
                          <wps:wsp>
                            <wps:cNvPr id="17" name="TextBox 12"/>
                            <wps:cNvSpPr txBox="1"/>
                            <wps:spPr>
                              <a:xfrm>
                                <a:off x="12700" y="2032635"/>
                                <a:ext cx="516890" cy="264795"/>
                              </a:xfrm>
                              <a:prstGeom prst="rect">
                                <a:avLst/>
                              </a:prstGeom>
                              <a:noFill/>
                            </wps:spPr>
                            <wps:txbx>
                              <w:txbxContent>
                                <w:p w14:paraId="7CBFB15A"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w:t>
                                  </w:r>
                                </w:p>
                              </w:txbxContent>
                            </wps:txbx>
                            <wps:bodyPr wrap="none" rtlCol="0">
                              <a:spAutoFit/>
                            </wps:bodyPr>
                          </wps:wsp>
                          <wps:wsp>
                            <wps:cNvPr id="19" name="TextBox 14"/>
                            <wps:cNvSpPr txBox="1"/>
                            <wps:spPr>
                              <a:xfrm>
                                <a:off x="0" y="0"/>
                                <a:ext cx="734060" cy="264795"/>
                              </a:xfrm>
                              <a:prstGeom prst="rect">
                                <a:avLst/>
                              </a:prstGeom>
                              <a:noFill/>
                            </wps:spPr>
                            <wps:txbx>
                              <w:txbxContent>
                                <w:p w14:paraId="4AD6F271"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Tiled.csv</w:t>
                                  </w:r>
                                </w:p>
                              </w:txbxContent>
                            </wps:txbx>
                            <wps:bodyPr wrap="none" rtlCol="0">
                              <a:spAutoFit/>
                            </wps:bodyPr>
                          </wps:wsp>
                          <wps:wsp>
                            <wps:cNvPr id="20" name="TextBox 15"/>
                            <wps:cNvSpPr txBox="1"/>
                            <wps:spPr>
                              <a:xfrm>
                                <a:off x="23495" y="2454910"/>
                                <a:ext cx="1092200" cy="264795"/>
                              </a:xfrm>
                              <a:prstGeom prst="rect">
                                <a:avLst/>
                              </a:prstGeom>
                              <a:noFill/>
                            </wps:spPr>
                            <wps:txbx>
                              <w:txbxContent>
                                <w:p w14:paraId="603E9C19"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blobs_prealign</w:t>
                                  </w:r>
                                </w:p>
                              </w:txbxContent>
                            </wps:txbx>
                            <wps:bodyPr wrap="none" rtlCol="0">
                              <a:spAutoFit/>
                            </wps:bodyPr>
                          </wps:wsp>
                          <wps:wsp>
                            <wps:cNvPr id="21" name="TextBox 16"/>
                            <wps:cNvSpPr txBox="1"/>
                            <wps:spPr>
                              <a:xfrm>
                                <a:off x="33655" y="2638425"/>
                                <a:ext cx="890270" cy="264795"/>
                              </a:xfrm>
                              <a:prstGeom prst="rect">
                                <a:avLst/>
                              </a:prstGeom>
                              <a:noFill/>
                            </wps:spPr>
                            <wps:txbx>
                              <w:txbxContent>
                                <w:p w14:paraId="14B18832"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blobs_align</w:t>
                                  </w:r>
                                </w:p>
                              </w:txbxContent>
                            </wps:txbx>
                            <wps:bodyPr wrap="none" rtlCol="0">
                              <a:spAutoFit/>
                            </wps:bodyPr>
                          </wps:wsp>
                          <wps:wsp>
                            <wps:cNvPr id="22" name="TextBox 17"/>
                            <wps:cNvSpPr txBox="1"/>
                            <wps:spPr>
                              <a:xfrm>
                                <a:off x="40640" y="2844800"/>
                                <a:ext cx="1115060" cy="264795"/>
                              </a:xfrm>
                              <a:prstGeom prst="rect">
                                <a:avLst/>
                              </a:prstGeom>
                              <a:noFill/>
                            </wps:spPr>
                            <wps:txbx>
                              <w:txbxContent>
                                <w:p w14:paraId="39565CB5"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AlignmentMath</w:t>
                                  </w:r>
                                </w:p>
                              </w:txbxContent>
                            </wps:txbx>
                            <wps:bodyPr wrap="none" rtlCol="0">
                              <a:spAutoFit/>
                            </wps:bodyPr>
                          </wps:wsp>
                          <wps:wsp>
                            <wps:cNvPr id="23" name="TextBox 18"/>
                            <wps:cNvSpPr txBox="1"/>
                            <wps:spPr>
                              <a:xfrm>
                                <a:off x="40640" y="3087370"/>
                                <a:ext cx="765810" cy="264795"/>
                              </a:xfrm>
                              <a:prstGeom prst="rect">
                                <a:avLst/>
                              </a:prstGeom>
                              <a:noFill/>
                            </wps:spPr>
                            <wps:txbx>
                              <w:txbxContent>
                                <w:p w14:paraId="528747D2"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blobs.csv</w:t>
                                  </w:r>
                                </w:p>
                              </w:txbxContent>
                            </wps:txbx>
                            <wps:bodyPr wrap="none" rtlCol="0">
                              <a:spAutoFit/>
                            </wps:bodyPr>
                          </wps:wsp>
                        </wpg:grpSp>
                      </wpg:grp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2D79640" id="Group 26" o:spid="_x0000_s1026" style="position:absolute;left:0;text-align:left;margin-left:261pt;margin-top:78.85pt;width:131.25pt;height:263.95pt;z-index:251675648" coordsize="16668,33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">
                <v:shapetype id="_x0000_t202" coordsize="21600,21600" o:spt="202" path="m,l,21600r21600,l21600,xe">
                  <v:stroke joinstyle="miter"/>
                  <v:path gradientshapeok="t" o:connecttype="rect"/>
                </v:shapetype>
                <v:shape id="TextBox 13" o:spid="_x0000_s1027" type="#_x0000_t202" style="position:absolute;top:22402;width:4781;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" filled="f" stroked="f">
                  <v:textbox style="mso-fit-shape-to-text:t">
                    <w:txbxContent>
                      <w:p w14:paraId="66D30BFD"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hybs</w:t>
                        </w:r>
                      </w:p>
                    </w:txbxContent>
                  </v:textbox>
                </v:shape>
                <v:group id="Group 25" o:spid="_x0000_s1028" style="position:absolute;width:16668;height:33521" coordsize="16668,3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Box 7" o:spid="_x0000_s1029" type="#_x0000_t202" style="position:absolute;top:8001;width:9912;height:26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" filled="f" stroked="f">
                    <v:textbox style="mso-fit-shape-to-text:t">
                      <w:txbxContent>
                        <w:p w14:paraId="06B3A650"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Enhanced_C</w:t>
                          </w:r>
                        </w:p>
                      </w:txbxContent>
                    </v:textbox>
                  </v:shape>
                  <v:group id="Group 24" o:spid="_x0000_s1030" style="position:absolute;width:16668;height:33521" coordsize="16668,3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Box 4" o:spid="_x0000_s1031" type="#_x0000_t202" style="position:absolute;top:2800;width:16668;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" filled="f" stroked="f">
                      <v:textbox style="mso-fit-shape-to-text:t">
                        <w:txbxContent>
                          <w:p w14:paraId="358DA089"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Enhanced_GeneralBlob</w:t>
                            </w:r>
                          </w:p>
                        </w:txbxContent>
                      </v:textbox>
                    </v:shape>
                    <v:shape id="TextBox 5" o:spid="_x0000_s1032" type="#_x0000_t202" style="position:absolute;top:5486;width:14878;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" filled="f" stroked="f">
                      <v:textbox style="mso-fit-shape-to-text:t">
                        <w:txbxContent>
                          <w:p w14:paraId="15548416"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Enhanced_SpecBlob</w:t>
                            </w:r>
                          </w:p>
                        </w:txbxContent>
                      </v:textbox>
                    </v:shape>
                    <v:shape id="TextBox 6" o:spid="_x0000_s1033" type="#_x0000_t202" style="position:absolute;top:9893;width:9829;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" filled="f" stroked="f">
                      <v:textbox style="mso-fit-shape-to-text:t">
                        <w:txbxContent>
                          <w:p w14:paraId="6F5622BF"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Enhanced_A</w:t>
                            </w:r>
                          </w:p>
                        </w:txbxContent>
                      </v:textbox>
                    </v:shape>
                    <v:shape id="TextBox 8" o:spid="_x0000_s1034" type="#_x0000_t202" style="position:absolute;top:13589;width:9988;height:26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" filled="f" stroked="f">
                      <v:textbox style="mso-fit-shape-to-text:t">
                        <w:txbxContent>
                          <w:p w14:paraId="5C619F77"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Enhanced_G</w:t>
                            </w:r>
                          </w:p>
                        </w:txbxContent>
                      </v:textbox>
                    </v:shape>
                    <v:shape id="TextBox 9" o:spid="_x0000_s1035" type="#_x0000_t202" style="position:absolute;top:15113;width:9753;height:26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" filled="f" stroked="f">
                      <v:textbox style="mso-fit-shape-to-text:t">
                        <w:txbxContent>
                          <w:p w14:paraId="43625E3B"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Enhanced_T</w:t>
                            </w:r>
                          </w:p>
                        </w:txbxContent>
                      </v:textbox>
                    </v:shape>
                    <v:shape id="TextBox 10" o:spid="_x0000_s1036" type="#_x0000_t202" style="position:absolute;left:127;top:16795;width:7188;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" filled="f" stroked="f">
                      <v:textbox style="mso-fit-shape-to-text:t">
                        <w:txbxContent>
                          <w:p w14:paraId="54A6C12D"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preblobs</w:t>
                            </w:r>
                          </w:p>
                        </w:txbxContent>
                      </v:textbox>
                    </v:shape>
                    <v:shape id="TextBox 11" o:spid="_x0000_s1037" type="#_x0000_t202" style="position:absolute;left:127;top:18040;width:6800;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" filled="f" stroked="f">
                      <v:textbox style="mso-fit-shape-to-text:t">
                        <w:txbxContent>
                          <w:p w14:paraId="6F7CBDF5"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prehybs</w:t>
                            </w:r>
                          </w:p>
                        </w:txbxContent>
                      </v:textbox>
                    </v:shape>
                    <v:shape id="TextBox 12" o:spid="_x0000_s1038" type="#_x0000_t202" style="position:absolute;left:127;top:20326;width:5168;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" filled="f" stroked="f">
                      <v:textbox style="mso-fit-shape-to-text:t">
                        <w:txbxContent>
                          <w:p w14:paraId="7CBFB15A"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w:t>
                            </w:r>
                          </w:p>
                        </w:txbxContent>
                      </v:textbox>
                    </v:shape>
                    <v:shape id="TextBox 14" o:spid="_x0000_s1039" type="#_x0000_t202" style="position:absolute;width:7340;height:26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" filled="f" stroked="f">
                      <v:textbox style="mso-fit-shape-to-text:t">
                        <w:txbxContent>
                          <w:p w14:paraId="4AD6F271"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Tiled.csv</w:t>
                            </w:r>
                          </w:p>
                        </w:txbxContent>
                      </v:textbox>
                    </v:shape>
                    <v:shape id="TextBox 15" o:spid="_x0000_s1040" type="#_x0000_t202" style="position:absolute;left:234;top:24549;width:10922;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" filled="f" stroked="f">
                      <v:textbox style="mso-fit-shape-to-text:t">
                        <w:txbxContent>
                          <w:p w14:paraId="603E9C19"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blobs_prealign</w:t>
                            </w:r>
                          </w:p>
                        </w:txbxContent>
                      </v:textbox>
                    </v:shape>
                    <v:shape id="TextBox 16" o:spid="_x0000_s1041" type="#_x0000_t202" style="position:absolute;left:336;top:26384;width:8903;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" filled="f" stroked="f">
                      <v:textbox style="mso-fit-shape-to-text:t">
                        <w:txbxContent>
                          <w:p w14:paraId="14B18832"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blobs_align</w:t>
                            </w:r>
                          </w:p>
                        </w:txbxContent>
                      </v:textbox>
                    </v:shape>
                    <v:shape id="TextBox 17" o:spid="_x0000_s1042" type="#_x0000_t202" style="position:absolute;left:406;top:28448;width:11151;height:26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" filled="f" stroked="f">
                      <v:textbox style="mso-fit-shape-to-text:t">
                        <w:txbxContent>
                          <w:p w14:paraId="39565CB5"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AlignmentMath</w:t>
                            </w:r>
                          </w:p>
                        </w:txbxContent>
                      </v:textbox>
                    </v:shape>
                    <v:shape id="TextBox 18" o:spid="_x0000_s1043" type="#_x0000_t202" style="position:absolute;left:406;top:30873;width:7658;height:26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" filled="f" stroked="f">
                      <v:textbox style="mso-fit-shape-to-text:t">
                        <w:txbxContent>
                          <w:p w14:paraId="528747D2" w14:textId="77777777" w:rsidR="008E2370" w:rsidRPr="00B74DF8" w:rsidRDefault="008E2370" w:rsidP="00B820B0">
                            <w:pPr>
                              <w:pStyle w:val="NormalWeb"/>
                              <w:spacing w:before="0" w:beforeAutospacing="0" w:after="0" w:afterAutospacing="0"/>
                              <w:rPr>
                                <w:rFonts w:ascii="Helvetica" w:hAnsi="Helvetica"/>
                                <w:sz w:val="22"/>
                                <w:szCs w:val="22"/>
                              </w:rPr>
                            </w:pPr>
                            <w:r w:rsidRPr="00B74DF8">
                              <w:rPr>
                                <w:rFonts w:ascii="Helvetica" w:hAnsi="Helvetica" w:cstheme="minorBidi"/>
                                <w:color w:val="000000" w:themeColor="text1"/>
                                <w:kern w:val="24"/>
                                <w:sz w:val="22"/>
                                <w:szCs w:val="22"/>
                                <w:lang w:val="de-AT"/>
                              </w:rPr>
                              <w:t>blobs.csv</w:t>
                            </w:r>
                          </w:p>
                        </w:txbxContent>
                      </v:textbox>
                    </v:shape>
                  </v:group>
                </v:group>
                <w10:wrap type="square"/>
              </v:group>
            </w:pict>
          </mc:Fallback>
        </mc:AlternateContent>
      </w:r>
      <w:r w:rsidR="00A31B06" w:rsidRPr="00B74DF8">
        <w:rPr>
          <w:rFonts w:ascii="Helvetica" w:hAnsi="Helvetica" w:cs="Helvetica"/>
          <w:noProof/>
          <w:sz w:val="22"/>
          <w:szCs w:val="22"/>
        </w:rPr>
        <w:drawing>
          <wp:inline distT="0" distB="0" distL="0" distR="0" wp14:anchorId="4B9BE0B9" wp14:editId="3D3AEF93">
            <wp:extent cx="2576259" cy="5245549"/>
            <wp:effectExtent l="0" t="0" r="0" b="1270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2576259" cy="5245549"/>
                    </a:xfrm>
                    <a:prstGeom prst="rect">
                      <a:avLst/>
                    </a:prstGeom>
                  </pic:spPr>
                </pic:pic>
              </a:graphicData>
            </a:graphic>
          </wp:inline>
        </w:drawing>
      </w:r>
      <w:r w:rsidRPr="00B74DF8">
        <w:rPr>
          <w:rFonts w:ascii="Helvetica" w:hAnsi="Helvetica" w:cs="Helvetica"/>
          <w:noProof/>
          <w:sz w:val="22"/>
          <w:szCs w:val="22"/>
        </w:rPr>
        <w:t xml:space="preserve"> </w:t>
      </w:r>
    </w:p>
    <w:p w14:paraId="3D0564BA" w14:textId="77777777" w:rsidR="004E27C7" w:rsidRPr="00B74DF8" w:rsidRDefault="004E27C7" w:rsidP="00B256CA">
      <w:pPr>
        <w:pStyle w:val="NormalWeb"/>
        <w:numPr>
          <w:ilvl w:val="0"/>
          <w:numId w:val="26"/>
        </w:numPr>
        <w:rPr>
          <w:rFonts w:ascii="Helvetica" w:hAnsi="Helvetica" w:cs="Helvetica"/>
          <w:sz w:val="22"/>
          <w:szCs w:val="22"/>
        </w:rPr>
      </w:pPr>
      <w:r w:rsidRPr="00B74DF8">
        <w:rPr>
          <w:rFonts w:ascii="Helvetica" w:hAnsi="Helvetica" w:cs="Helvetica"/>
          <w:sz w:val="22"/>
          <w:szCs w:val="22"/>
        </w:rPr>
        <w:t>Set Yes to Process just a range of rows (e.g. 400 to 600)</w:t>
      </w:r>
    </w:p>
    <w:p w14:paraId="12F60FCF" w14:textId="77777777" w:rsidR="004E27C7" w:rsidRPr="00B74DF8" w:rsidRDefault="004E27C7" w:rsidP="00B256CA">
      <w:pPr>
        <w:pStyle w:val="NormalWeb"/>
        <w:numPr>
          <w:ilvl w:val="0"/>
          <w:numId w:val="26"/>
        </w:numPr>
        <w:rPr>
          <w:rFonts w:ascii="Helvetica" w:hAnsi="Helvetica" w:cs="Helvetica"/>
          <w:sz w:val="22"/>
          <w:szCs w:val="22"/>
        </w:rPr>
      </w:pPr>
      <w:r w:rsidRPr="00B74DF8">
        <w:rPr>
          <w:rFonts w:ascii="Helvetica" w:hAnsi="Helvetica" w:cs="Helvetica"/>
          <w:sz w:val="22"/>
          <w:szCs w:val="22"/>
        </w:rPr>
        <w:t>Click to open “eye symbol” on EnhanceOrSupressFeatures for generalblob and specblob</w:t>
      </w:r>
    </w:p>
    <w:p w14:paraId="04C942AF" w14:textId="77777777" w:rsidR="004E27C7" w:rsidRPr="00B74DF8" w:rsidRDefault="004E27C7" w:rsidP="00B256CA">
      <w:pPr>
        <w:pStyle w:val="NormalWeb"/>
        <w:numPr>
          <w:ilvl w:val="0"/>
          <w:numId w:val="26"/>
        </w:numPr>
        <w:rPr>
          <w:rFonts w:ascii="Helvetica" w:hAnsi="Helvetica" w:cs="Helvetica"/>
          <w:sz w:val="22"/>
          <w:szCs w:val="22"/>
        </w:rPr>
      </w:pPr>
      <w:r w:rsidRPr="00B74DF8">
        <w:rPr>
          <w:rFonts w:ascii="Helvetica" w:hAnsi="Helvetica" w:cs="Helvetica"/>
          <w:sz w:val="22"/>
          <w:szCs w:val="22"/>
        </w:rPr>
        <w:t>Click to open “eye symbol” on IdentifyPrimaryObjects for generalblob and specblob</w:t>
      </w:r>
    </w:p>
    <w:p w14:paraId="380FD5D1" w14:textId="77777777" w:rsidR="004E27C7" w:rsidRPr="00B74DF8" w:rsidRDefault="004E27C7" w:rsidP="00B256CA">
      <w:pPr>
        <w:pStyle w:val="NormalWeb"/>
        <w:numPr>
          <w:ilvl w:val="0"/>
          <w:numId w:val="26"/>
        </w:numPr>
        <w:rPr>
          <w:rFonts w:ascii="Helvetica" w:hAnsi="Helvetica" w:cs="Helvetica"/>
          <w:sz w:val="22"/>
          <w:szCs w:val="22"/>
        </w:rPr>
      </w:pPr>
      <w:r w:rsidRPr="00B74DF8">
        <w:rPr>
          <w:rFonts w:ascii="Helvetica" w:hAnsi="Helvetica" w:cs="Helvetica"/>
          <w:sz w:val="22"/>
          <w:szCs w:val="22"/>
        </w:rPr>
        <w:t>Click “Start test Mode”</w:t>
      </w:r>
    </w:p>
    <w:p w14:paraId="528A8D23" w14:textId="77777777" w:rsidR="004E27C7" w:rsidRPr="00B74DF8" w:rsidRDefault="004E27C7" w:rsidP="00B256CA">
      <w:pPr>
        <w:pStyle w:val="NormalWeb"/>
        <w:numPr>
          <w:ilvl w:val="0"/>
          <w:numId w:val="26"/>
        </w:numPr>
        <w:rPr>
          <w:rFonts w:ascii="Helvetica" w:hAnsi="Helvetica" w:cs="Helvetica"/>
          <w:sz w:val="22"/>
          <w:szCs w:val="22"/>
        </w:rPr>
      </w:pPr>
      <w:r w:rsidRPr="00B74DF8">
        <w:rPr>
          <w:rFonts w:ascii="Helvetica" w:hAnsi="Helvetica" w:cs="Helvetica"/>
          <w:sz w:val="22"/>
          <w:szCs w:val="22"/>
        </w:rPr>
        <w:t>Click “Step”</w:t>
      </w:r>
    </w:p>
    <w:p w14:paraId="28556C3B" w14:textId="77777777" w:rsidR="004E27C7" w:rsidRPr="00B74DF8" w:rsidRDefault="004E27C7" w:rsidP="00B256CA">
      <w:pPr>
        <w:pStyle w:val="NormalWeb"/>
        <w:numPr>
          <w:ilvl w:val="0"/>
          <w:numId w:val="26"/>
        </w:numPr>
        <w:rPr>
          <w:rFonts w:ascii="Helvetica" w:hAnsi="Helvetica" w:cs="Helvetica"/>
          <w:sz w:val="22"/>
          <w:szCs w:val="22"/>
        </w:rPr>
      </w:pPr>
      <w:r w:rsidRPr="00B74DF8">
        <w:rPr>
          <w:rFonts w:ascii="Helvetica" w:hAnsi="Helvetica" w:cs="Helvetica"/>
          <w:sz w:val="22"/>
          <w:szCs w:val="22"/>
        </w:rPr>
        <w:t>Set FeatureSize in EnhanceOrSupressFeatures</w:t>
      </w:r>
    </w:p>
    <w:p w14:paraId="62870237" w14:textId="77777777" w:rsidR="00A9710E" w:rsidRPr="00B74DF8" w:rsidRDefault="004E27C7" w:rsidP="00A9710E">
      <w:pPr>
        <w:pStyle w:val="NormalWeb"/>
        <w:numPr>
          <w:ilvl w:val="0"/>
          <w:numId w:val="26"/>
        </w:numPr>
        <w:rPr>
          <w:rFonts w:ascii="Helvetica" w:hAnsi="Helvetica" w:cs="Helvetica"/>
          <w:sz w:val="22"/>
          <w:szCs w:val="22"/>
        </w:rPr>
      </w:pPr>
      <w:r w:rsidRPr="00B74DF8">
        <w:rPr>
          <w:rFonts w:ascii="Helvetica" w:hAnsi="Helvetica" w:cs="Helvetica"/>
          <w:sz w:val="22"/>
          <w:szCs w:val="22"/>
        </w:rPr>
        <w:t>Set Manual</w:t>
      </w:r>
      <w:r w:rsidR="00292B62" w:rsidRPr="00B74DF8">
        <w:rPr>
          <w:rFonts w:ascii="Helvetica" w:hAnsi="Helvetica" w:cs="Helvetica"/>
          <w:sz w:val="22"/>
          <w:szCs w:val="22"/>
        </w:rPr>
        <w:t xml:space="preserve"> </w:t>
      </w:r>
      <w:r w:rsidRPr="00B74DF8">
        <w:rPr>
          <w:rFonts w:ascii="Helvetica" w:hAnsi="Helvetica" w:cs="Helvetica"/>
          <w:sz w:val="22"/>
          <w:szCs w:val="22"/>
        </w:rPr>
        <w:t xml:space="preserve">threshold in IdentifyPrimaryObjects </w:t>
      </w:r>
    </w:p>
    <w:p w14:paraId="03775C8E" w14:textId="77777777" w:rsidR="00A9710E" w:rsidRPr="00B74DF8" w:rsidRDefault="004E27C7" w:rsidP="00A9710E">
      <w:pPr>
        <w:pStyle w:val="NormalWeb"/>
        <w:numPr>
          <w:ilvl w:val="0"/>
          <w:numId w:val="26"/>
        </w:numPr>
        <w:rPr>
          <w:rFonts w:ascii="Helvetica" w:hAnsi="Helvetica" w:cs="Helvetica"/>
          <w:sz w:val="22"/>
          <w:szCs w:val="22"/>
        </w:rPr>
      </w:pPr>
      <w:r w:rsidRPr="00B74DF8">
        <w:rPr>
          <w:rFonts w:ascii="Helvetica" w:hAnsi="Helvetica" w:cs="Helvetica"/>
          <w:sz w:val="22"/>
          <w:szCs w:val="22"/>
        </w:rPr>
        <w:t>When you are done close the 4 “eye symbols” on EnhanceOrSupressFeatures and IdentifyPrimaryObjects</w:t>
      </w:r>
    </w:p>
    <w:p w14:paraId="4A859B8D" w14:textId="77777777" w:rsidR="00A9710E" w:rsidRPr="00B74DF8" w:rsidRDefault="004E27C7" w:rsidP="00A9710E">
      <w:pPr>
        <w:pStyle w:val="NormalWeb"/>
        <w:numPr>
          <w:ilvl w:val="0"/>
          <w:numId w:val="26"/>
        </w:numPr>
        <w:rPr>
          <w:rFonts w:ascii="Helvetica" w:hAnsi="Helvetica" w:cs="Helvetica"/>
          <w:sz w:val="22"/>
          <w:szCs w:val="22"/>
        </w:rPr>
      </w:pPr>
      <w:r w:rsidRPr="00B74DF8">
        <w:rPr>
          <w:rFonts w:ascii="Helvetica" w:hAnsi="Helvetica" w:cs="Helvetica"/>
          <w:sz w:val="22"/>
          <w:szCs w:val="22"/>
        </w:rPr>
        <w:t>Set No to Process just a range of rows</w:t>
      </w:r>
    </w:p>
    <w:p w14:paraId="623A64EF" w14:textId="02AD5096" w:rsidR="004E27C7" w:rsidRPr="00B74DF8" w:rsidRDefault="004E27C7" w:rsidP="00A9710E">
      <w:pPr>
        <w:pStyle w:val="NormalWeb"/>
        <w:numPr>
          <w:ilvl w:val="0"/>
          <w:numId w:val="26"/>
        </w:numPr>
        <w:rPr>
          <w:rFonts w:ascii="Helvetica" w:hAnsi="Helvetica" w:cs="Helvetica"/>
          <w:sz w:val="22"/>
          <w:szCs w:val="22"/>
        </w:rPr>
      </w:pPr>
      <w:r w:rsidRPr="00B74DF8">
        <w:rPr>
          <w:rFonts w:ascii="Helvetica" w:hAnsi="Helvetica" w:cs="Helvetica"/>
          <w:sz w:val="22"/>
          <w:szCs w:val="22"/>
        </w:rPr>
        <w:t>Click Analyze Images</w:t>
      </w:r>
    </w:p>
    <w:p w14:paraId="36A49DBC" w14:textId="69EBDA19" w:rsidR="00AA1C8E" w:rsidRPr="00B74DF8" w:rsidRDefault="00F75501" w:rsidP="002F59AF">
      <w:pPr>
        <w:pStyle w:val="NormalWeb"/>
        <w:rPr>
          <w:rFonts w:ascii="Helvetica" w:hAnsi="Helvetica" w:cs="Helvetica"/>
          <w:sz w:val="22"/>
          <w:szCs w:val="22"/>
        </w:rPr>
      </w:pPr>
      <w:r w:rsidRPr="00B74DF8">
        <w:rPr>
          <w:rFonts w:ascii="Helvetica" w:hAnsi="Helvetica" w:cs="Helvetica"/>
          <w:sz w:val="22"/>
          <w:szCs w:val="22"/>
        </w:rPr>
        <w:t>CellProfiler results are summarized in out</w:t>
      </w:r>
      <w:r w:rsidR="003122B0" w:rsidRPr="00B74DF8">
        <w:rPr>
          <w:rFonts w:ascii="Helvetica" w:hAnsi="Helvetica" w:cs="Helvetica"/>
          <w:sz w:val="22"/>
          <w:szCs w:val="22"/>
        </w:rPr>
        <w:t>put file called BLOBS.CSV (blobs combined)</w:t>
      </w:r>
      <w:r w:rsidRPr="00B74DF8">
        <w:rPr>
          <w:rFonts w:ascii="Helvetica" w:hAnsi="Helvetica" w:cs="Helvetica"/>
          <w:sz w:val="22"/>
          <w:szCs w:val="22"/>
        </w:rPr>
        <w:t xml:space="preserve">. </w:t>
      </w:r>
    </w:p>
    <w:p w14:paraId="650E24D9" w14:textId="1453E2E7" w:rsidR="003E0CC8" w:rsidRPr="007A3E4D" w:rsidRDefault="003E0CC8">
      <w:pPr>
        <w:rPr>
          <w:rFonts w:ascii="Helvetica" w:hAnsi="Helvetica" w:cs="Helvetica"/>
          <w:b/>
        </w:rPr>
      </w:pPr>
      <w:r w:rsidRPr="007A3E4D">
        <w:rPr>
          <w:rFonts w:ascii="Helvetica" w:hAnsi="Helvetica" w:cs="Helvetica"/>
          <w:b/>
        </w:rPr>
        <w:br w:type="page"/>
      </w:r>
    </w:p>
    <w:p w14:paraId="76494E7C" w14:textId="616A91CA" w:rsidR="007412D1" w:rsidRPr="007A3E4D" w:rsidRDefault="003E0CC8" w:rsidP="00144027">
      <w:pPr>
        <w:pStyle w:val="Heading2"/>
        <w:rPr>
          <w:rFonts w:ascii="Helvetica" w:hAnsi="Helvetica" w:cs="Helvetica"/>
        </w:rPr>
      </w:pPr>
      <w:bookmarkStart w:id="15" w:name="_Toc20309923"/>
      <w:r w:rsidRPr="007A3E4D">
        <w:rPr>
          <w:rFonts w:ascii="Helvetica" w:hAnsi="Helvetica" w:cs="Helvetica"/>
        </w:rPr>
        <w:lastRenderedPageBreak/>
        <w:t>PART</w:t>
      </w:r>
      <w:r w:rsidR="000A2A2A" w:rsidRPr="007A3E4D">
        <w:rPr>
          <w:rFonts w:ascii="Helvetica" w:hAnsi="Helvetica" w:cs="Helvetica"/>
        </w:rPr>
        <w:t xml:space="preserve"> 6</w:t>
      </w:r>
      <w:r w:rsidR="005A5253" w:rsidRPr="007A3E4D">
        <w:rPr>
          <w:rFonts w:ascii="Helvetica" w:hAnsi="Helvetica" w:cs="Helvetica"/>
        </w:rPr>
        <w:t>. Sequence Decoding – MATLAB</w:t>
      </w:r>
      <w:bookmarkEnd w:id="15"/>
      <w:r w:rsidR="005A5253" w:rsidRPr="007A3E4D">
        <w:rPr>
          <w:rFonts w:ascii="Helvetica" w:hAnsi="Helvetica" w:cs="Helvetica"/>
        </w:rPr>
        <w:t xml:space="preserve"> </w:t>
      </w:r>
    </w:p>
    <w:p w14:paraId="2D897C49" w14:textId="77777777" w:rsidR="000A2A2A" w:rsidRPr="007A3E4D" w:rsidRDefault="000A2A2A" w:rsidP="000A2A2A">
      <w:pPr>
        <w:pStyle w:val="NormalWeb"/>
        <w:contextualSpacing/>
        <w:rPr>
          <w:rFonts w:ascii="Helvetica" w:hAnsi="Helvetica" w:cs="Helvetica"/>
          <w:b/>
          <w:color w:val="1F497D" w:themeColor="text2"/>
          <w:sz w:val="24"/>
          <w:szCs w:val="24"/>
        </w:rPr>
      </w:pPr>
      <w:r w:rsidRPr="007A3E4D">
        <w:rPr>
          <w:rFonts w:ascii="Helvetica" w:hAnsi="Helvetica" w:cs="Helvetica"/>
          <w:b/>
          <w:color w:val="1F497D" w:themeColor="text2"/>
          <w:sz w:val="24"/>
          <w:szCs w:val="24"/>
        </w:rPr>
        <w:t>DEFINITION</w:t>
      </w:r>
    </w:p>
    <w:p w14:paraId="5DEB9534" w14:textId="455170F9" w:rsidR="00D56708" w:rsidRPr="00B74DF8" w:rsidRDefault="00752C62" w:rsidP="002F59AF">
      <w:pPr>
        <w:pStyle w:val="NormalWeb"/>
        <w:rPr>
          <w:rFonts w:ascii="Helvetica" w:hAnsi="Helvetica" w:cs="Helvetica"/>
          <w:sz w:val="22"/>
          <w:szCs w:val="22"/>
        </w:rPr>
      </w:pPr>
      <w:r w:rsidRPr="00B74DF8">
        <w:rPr>
          <w:rFonts w:ascii="Helvetica" w:hAnsi="Helvetica" w:cs="Helvetica"/>
          <w:b/>
          <w:bCs/>
          <w:sz w:val="22"/>
          <w:szCs w:val="22"/>
        </w:rPr>
        <w:t xml:space="preserve">Sequence Decoding </w:t>
      </w:r>
      <w:r w:rsidRPr="00B74DF8">
        <w:rPr>
          <w:rFonts w:ascii="Helvetica" w:hAnsi="Helvetica" w:cs="Helvetica"/>
          <w:sz w:val="22"/>
          <w:szCs w:val="22"/>
        </w:rPr>
        <w:t xml:space="preserve">decodes the different blobs found in the different channels and cycles into the presence of a specific gene. </w:t>
      </w:r>
      <w:r w:rsidR="00B74DF8">
        <w:rPr>
          <w:rFonts w:ascii="Helvetica" w:hAnsi="Helvetica" w:cs="Helvetica"/>
          <w:sz w:val="22"/>
          <w:szCs w:val="22"/>
        </w:rPr>
        <w:t>S</w:t>
      </w:r>
      <w:r w:rsidRPr="00B74DF8">
        <w:rPr>
          <w:rFonts w:ascii="Helvetica" w:hAnsi="Helvetica" w:cs="Helvetica"/>
          <w:sz w:val="22"/>
          <w:szCs w:val="22"/>
        </w:rPr>
        <w:t xml:space="preserve">chematic </w:t>
      </w:r>
      <w:r w:rsidR="00B74DF8">
        <w:rPr>
          <w:rFonts w:ascii="Helvetica" w:hAnsi="Helvetica" w:cs="Helvetica"/>
          <w:sz w:val="22"/>
          <w:szCs w:val="22"/>
        </w:rPr>
        <w:t>explanations is presented below</w:t>
      </w:r>
      <w:r w:rsidRPr="00B74DF8">
        <w:rPr>
          <w:rFonts w:ascii="Helvetica" w:hAnsi="Helvetica" w:cs="Helvetica"/>
          <w:sz w:val="22"/>
          <w:szCs w:val="22"/>
        </w:rPr>
        <w:t>:</w:t>
      </w:r>
    </w:p>
    <w:p w14:paraId="0F1E183B" w14:textId="291341D0" w:rsidR="00752C62" w:rsidRPr="007A3E4D" w:rsidRDefault="00420BCC" w:rsidP="002F59AF">
      <w:pPr>
        <w:pStyle w:val="NormalWeb"/>
        <w:rPr>
          <w:rFonts w:ascii="Helvetica" w:hAnsi="Helvetica" w:cs="Helvetica"/>
          <w:sz w:val="24"/>
          <w:szCs w:val="24"/>
        </w:rPr>
      </w:pPr>
      <w:r w:rsidRPr="007A3E4D">
        <w:rPr>
          <w:rFonts w:ascii="Helvetica" w:hAnsi="Helvetica" w:cs="Helvetica"/>
          <w:noProof/>
        </w:rPr>
        <w:drawing>
          <wp:inline distT="0" distB="0" distL="0" distR="0" wp14:anchorId="4D127543" wp14:editId="07281DFE">
            <wp:extent cx="5682039" cy="2379643"/>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412" t="6608" r="12774" b="35433"/>
                    <a:stretch/>
                  </pic:blipFill>
                  <pic:spPr bwMode="auto">
                    <a:xfrm>
                      <a:off x="0" y="0"/>
                      <a:ext cx="5703637" cy="2388688"/>
                    </a:xfrm>
                    <a:prstGeom prst="rect">
                      <a:avLst/>
                    </a:prstGeom>
                    <a:ln>
                      <a:noFill/>
                    </a:ln>
                    <a:extLst>
                      <a:ext uri="{53640926-AAD7-44D8-BBD7-CCE9431645EC}">
                        <a14:shadowObscured xmlns:a14="http://schemas.microsoft.com/office/drawing/2010/main"/>
                      </a:ext>
                    </a:extLst>
                  </pic:spPr>
                </pic:pic>
              </a:graphicData>
            </a:graphic>
          </wp:inline>
        </w:drawing>
      </w:r>
    </w:p>
    <w:p w14:paraId="62D0864D" w14:textId="04DCBACB" w:rsidR="00642622" w:rsidRPr="007A3E4D" w:rsidRDefault="00642622" w:rsidP="002F59AF">
      <w:pPr>
        <w:pStyle w:val="NormalWeb"/>
        <w:rPr>
          <w:rFonts w:ascii="Helvetica" w:hAnsi="Helvetica" w:cs="Helvetica"/>
          <w:sz w:val="24"/>
          <w:szCs w:val="24"/>
        </w:rPr>
      </w:pPr>
    </w:p>
    <w:p w14:paraId="5ABC88CA" w14:textId="5D14ED81" w:rsidR="00D56708" w:rsidRPr="007A3E4D" w:rsidRDefault="00D56708" w:rsidP="002F59AF">
      <w:pPr>
        <w:pStyle w:val="NormalWeb"/>
        <w:contextualSpacing/>
        <w:rPr>
          <w:rFonts w:ascii="Helvetica" w:hAnsi="Helvetica" w:cs="Helvetica"/>
          <w:b/>
          <w:bCs/>
          <w:color w:val="C0504D" w:themeColor="accent2"/>
          <w:sz w:val="24"/>
          <w:szCs w:val="24"/>
        </w:rPr>
      </w:pPr>
      <w:r w:rsidRPr="007A3E4D">
        <w:rPr>
          <w:rFonts w:ascii="Helvetica" w:hAnsi="Helvetica" w:cs="Helvetica"/>
          <w:b/>
          <w:bCs/>
          <w:color w:val="C0504D" w:themeColor="accent2"/>
          <w:sz w:val="24"/>
          <w:szCs w:val="24"/>
        </w:rPr>
        <w:t xml:space="preserve">USAGE </w:t>
      </w:r>
    </w:p>
    <w:p w14:paraId="1AE1A21D" w14:textId="77777777" w:rsidR="00D56708" w:rsidRPr="007A3E4D" w:rsidRDefault="00D56708" w:rsidP="002F59AF">
      <w:pPr>
        <w:pStyle w:val="NormalWeb"/>
        <w:contextualSpacing/>
        <w:rPr>
          <w:rFonts w:ascii="Helvetica" w:hAnsi="Helvetica" w:cs="Helvetica"/>
          <w:b/>
          <w:bCs/>
          <w:color w:val="C0504D" w:themeColor="accent2"/>
          <w:sz w:val="24"/>
          <w:szCs w:val="24"/>
        </w:rPr>
      </w:pPr>
    </w:p>
    <w:p w14:paraId="2330ED5B" w14:textId="31C7D82A" w:rsidR="00C53658" w:rsidRPr="00B74DF8" w:rsidRDefault="007412D1" w:rsidP="002F59AF">
      <w:pPr>
        <w:pStyle w:val="NormalWeb"/>
        <w:rPr>
          <w:rFonts w:ascii="Helvetica" w:hAnsi="Helvetica" w:cs="Helvetica"/>
          <w:sz w:val="22"/>
          <w:szCs w:val="22"/>
        </w:rPr>
      </w:pPr>
      <w:r w:rsidRPr="00B74DF8">
        <w:rPr>
          <w:rFonts w:ascii="Helvetica" w:hAnsi="Helvetica" w:cs="Helvetica"/>
          <w:sz w:val="22"/>
          <w:szCs w:val="22"/>
        </w:rPr>
        <w:t xml:space="preserve">After getting CellProfiler results, the output file </w:t>
      </w:r>
      <w:r w:rsidR="00AE0A0F" w:rsidRPr="00B74DF8">
        <w:rPr>
          <w:rFonts w:ascii="Helvetica" w:hAnsi="Helvetica" w:cs="Helvetica"/>
          <w:sz w:val="22"/>
          <w:szCs w:val="22"/>
        </w:rPr>
        <w:t>BLOBS.CSV is processed in MATLAB</w:t>
      </w:r>
      <w:r w:rsidR="002F59AF" w:rsidRPr="00B74DF8">
        <w:rPr>
          <w:rFonts w:ascii="Helvetica" w:hAnsi="Helvetica" w:cs="Helvetica"/>
          <w:sz w:val="22"/>
          <w:szCs w:val="22"/>
        </w:rPr>
        <w:t xml:space="preserve"> using “</w:t>
      </w:r>
      <w:r w:rsidR="002F59AF" w:rsidRPr="00B74DF8">
        <w:rPr>
          <w:rFonts w:ascii="Helvetica" w:hAnsi="Helvetica" w:cs="Helvetica"/>
          <w:b/>
          <w:bCs/>
          <w:sz w:val="22"/>
          <w:szCs w:val="22"/>
        </w:rPr>
        <w:t>Decoding Sequence</w:t>
      </w:r>
      <w:r w:rsidR="002F59AF" w:rsidRPr="00B74DF8">
        <w:rPr>
          <w:rFonts w:ascii="Helvetica" w:hAnsi="Helvetica" w:cs="Helvetica"/>
          <w:sz w:val="22"/>
          <w:szCs w:val="22"/>
        </w:rPr>
        <w:t>” function.</w:t>
      </w:r>
      <w:r w:rsidR="00C53658" w:rsidRPr="00B74DF8">
        <w:rPr>
          <w:rFonts w:ascii="Helvetica" w:hAnsi="Helvetica" w:cs="Helvetica"/>
          <w:sz w:val="22"/>
          <w:szCs w:val="22"/>
        </w:rPr>
        <w:t xml:space="preserve"> </w:t>
      </w:r>
    </w:p>
    <w:p w14:paraId="0187C4D9" w14:textId="4728922C" w:rsidR="00FD086D" w:rsidRPr="00B74DF8" w:rsidRDefault="00FC6D7E" w:rsidP="003E0CC8">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rPr>
        <w:t>Choose functions to run</w:t>
      </w:r>
      <w:r w:rsidRPr="00B74DF8">
        <w:rPr>
          <w:rFonts w:ascii="Helvetica" w:hAnsi="Helvetica" w:cs="Helvetica"/>
          <w:color w:val="4F6228" w:themeColor="accent3" w:themeShade="80"/>
          <w:sz w:val="22"/>
          <w:szCs w:val="22"/>
        </w:rPr>
        <w:sym w:font="Wingdings 3" w:char="F075"/>
      </w:r>
      <w:r w:rsidRPr="00B74DF8">
        <w:rPr>
          <w:rFonts w:ascii="Helvetica" w:hAnsi="Helvetica" w:cs="Helvetica"/>
          <w:color w:val="4F6228" w:themeColor="accent3" w:themeShade="80"/>
          <w:sz w:val="22"/>
          <w:szCs w:val="22"/>
        </w:rPr>
        <w:t>RUN_DECODE_YN</w:t>
      </w:r>
      <w:r w:rsidR="00FD086D" w:rsidRPr="00B74DF8">
        <w:rPr>
          <w:rFonts w:ascii="Helvetica" w:hAnsi="Helvetica" w:cs="Helvetica"/>
          <w:color w:val="4F6228" w:themeColor="accent3" w:themeShade="80"/>
          <w:sz w:val="22"/>
          <w:szCs w:val="22"/>
        </w:rPr>
        <w:t>=1</w:t>
      </w:r>
    </w:p>
    <w:p w14:paraId="3ADC534E" w14:textId="7E83AAD3" w:rsidR="007065D2" w:rsidRPr="00B74DF8" w:rsidRDefault="007065D2" w:rsidP="003E0CC8">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lang w:val="de-AT"/>
        </w:rPr>
        <w:t>D.INPUT_FILE = File path to BLOBS.CSV</w:t>
      </w:r>
      <w:r w:rsidR="007E51D4" w:rsidRPr="00B74DF8">
        <w:rPr>
          <w:rFonts w:ascii="Helvetica" w:hAnsi="Helvetica" w:cs="Helvetica"/>
          <w:color w:val="4F6228" w:themeColor="accent3" w:themeShade="80"/>
          <w:sz w:val="22"/>
          <w:szCs w:val="22"/>
          <w:lang w:val="de-AT"/>
        </w:rPr>
        <w:t xml:space="preserve"> </w:t>
      </w:r>
    </w:p>
    <w:p w14:paraId="65929373" w14:textId="380C758D" w:rsidR="007065D2" w:rsidRPr="00B74DF8" w:rsidRDefault="00486F81" w:rsidP="003E0CC8">
      <w:pPr>
        <w:pStyle w:val="NormalWeb"/>
        <w:numPr>
          <w:ilvl w:val="0"/>
          <w:numId w:val="28"/>
        </w:numPr>
        <w:rPr>
          <w:rFonts w:ascii="Helvetica" w:hAnsi="Helvetica" w:cs="Helvetica"/>
          <w:color w:val="4F6228" w:themeColor="accent3" w:themeShade="80"/>
          <w:sz w:val="22"/>
          <w:szCs w:val="22"/>
          <w:highlight w:val="yellow"/>
        </w:rPr>
      </w:pPr>
      <w:r w:rsidRPr="00B74DF8">
        <w:rPr>
          <w:rFonts w:ascii="Helvetica" w:hAnsi="Helvetica" w:cs="Helvetica"/>
          <w:color w:val="4F6228" w:themeColor="accent3" w:themeShade="80"/>
          <w:sz w:val="22"/>
          <w:szCs w:val="22"/>
          <w:highlight w:val="yellow"/>
        </w:rPr>
        <w:t>D.GENERAL_ALIGNMENT_ACGT_COLUMN_NUMBER=[</w:t>
      </w:r>
      <w:commentRangeStart w:id="16"/>
      <w:r w:rsidRPr="00B74DF8">
        <w:rPr>
          <w:rFonts w:ascii="Helvetica" w:hAnsi="Helvetica" w:cs="Helvetica"/>
          <w:color w:val="4F6228" w:themeColor="accent3" w:themeShade="80"/>
          <w:sz w:val="22"/>
          <w:szCs w:val="22"/>
          <w:highlight w:val="yellow"/>
        </w:rPr>
        <w:t>0,0</w:t>
      </w:r>
      <w:commentRangeEnd w:id="16"/>
      <w:r w:rsidR="00FE2987">
        <w:rPr>
          <w:rStyle w:val="CommentReference"/>
          <w:rFonts w:asciiTheme="minorHAnsi" w:hAnsiTheme="minorHAnsi" w:cstheme="minorBidi"/>
        </w:rPr>
        <w:commentReference w:id="16"/>
      </w:r>
      <w:r w:rsidRPr="00B74DF8">
        <w:rPr>
          <w:rFonts w:ascii="Helvetica" w:hAnsi="Helvetica" w:cs="Helvetica"/>
          <w:color w:val="4F6228" w:themeColor="accent3" w:themeShade="80"/>
          <w:sz w:val="22"/>
          <w:szCs w:val="22"/>
          <w:highlight w:val="yellow"/>
        </w:rPr>
        <w:t>,6,7,8,9]</w:t>
      </w:r>
    </w:p>
    <w:p w14:paraId="510685CD" w14:textId="2A3B48F9" w:rsidR="00486F81" w:rsidRPr="00B74DF8" w:rsidRDefault="00486F81" w:rsidP="003E0CC8">
      <w:pPr>
        <w:pStyle w:val="NormalWeb"/>
        <w:numPr>
          <w:ilvl w:val="0"/>
          <w:numId w:val="28"/>
        </w:numPr>
        <w:rPr>
          <w:rFonts w:ascii="Helvetica" w:hAnsi="Helvetica" w:cs="Helvetica"/>
          <w:color w:val="4F6228" w:themeColor="accent3" w:themeShade="80"/>
          <w:sz w:val="22"/>
          <w:szCs w:val="22"/>
          <w:highlight w:val="yellow"/>
        </w:rPr>
      </w:pPr>
      <w:r w:rsidRPr="00B74DF8">
        <w:rPr>
          <w:rFonts w:ascii="Helvetica" w:hAnsi="Helvetica" w:cs="Helvetica"/>
          <w:color w:val="4F6228" w:themeColor="accent3" w:themeShade="80"/>
          <w:sz w:val="22"/>
          <w:szCs w:val="22"/>
          <w:highlight w:val="yellow"/>
        </w:rPr>
        <w:t>D.XYPOSITION_PARENTCELL_COLUMN_NUMBER= [10,11,0]</w:t>
      </w:r>
    </w:p>
    <w:p w14:paraId="432F7E1D" w14:textId="18A0DB10" w:rsidR="007065D2" w:rsidRPr="00B74DF8" w:rsidRDefault="003E43BC" w:rsidP="003E0CC8">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rPr>
        <w:t>D.NUM_BYBS=4</w:t>
      </w:r>
    </w:p>
    <w:p w14:paraId="68C2EA3B" w14:textId="71C7CE19" w:rsidR="003E43BC" w:rsidRPr="00B74DF8" w:rsidRDefault="003E43BC" w:rsidP="003E0CC8">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rPr>
        <w:t>D.TAGLIST=path to Taglist.CSV file (file with columns: code, name, symbol (optional), no header)</w:t>
      </w:r>
    </w:p>
    <w:p w14:paraId="6446235F" w14:textId="014A26DD" w:rsidR="003E43BC" w:rsidRPr="00B74DF8" w:rsidRDefault="003E43BC" w:rsidP="003E0CC8">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rPr>
        <w:t>D.CSV_FILE_CONTAIN_TILE_POSITION=path to “TILED.CSV”</w:t>
      </w:r>
      <w:r w:rsidR="005E2D36" w:rsidRPr="00B74DF8">
        <w:rPr>
          <w:rFonts w:ascii="Helvetica" w:hAnsi="Helvetica" w:cs="Helvetica"/>
          <w:color w:val="4F6228" w:themeColor="accent3" w:themeShade="80"/>
          <w:sz w:val="22"/>
          <w:szCs w:val="22"/>
        </w:rPr>
        <w:t xml:space="preserve"> file</w:t>
      </w:r>
    </w:p>
    <w:p w14:paraId="1A106046" w14:textId="55029649" w:rsidR="005E2D36" w:rsidRPr="00B74DF8" w:rsidRDefault="005E2D36" w:rsidP="003E0CC8">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rPr>
        <w:t xml:space="preserve">D.OUTPUT_DIRECTORY=path to ’Decoding’ folder </w:t>
      </w:r>
    </w:p>
    <w:p w14:paraId="155DF5CC" w14:textId="15B691AE" w:rsidR="00DC74BA" w:rsidRPr="00B74DF8" w:rsidRDefault="005E2D36" w:rsidP="00DC74BA">
      <w:pPr>
        <w:pStyle w:val="NormalWeb"/>
        <w:numPr>
          <w:ilvl w:val="0"/>
          <w:numId w:val="28"/>
        </w:numPr>
        <w:rPr>
          <w:rFonts w:ascii="Helvetica" w:hAnsi="Helvetica" w:cs="Helvetica"/>
          <w:color w:val="4F6228" w:themeColor="accent3" w:themeShade="80"/>
          <w:sz w:val="22"/>
          <w:szCs w:val="22"/>
        </w:rPr>
      </w:pPr>
      <w:r w:rsidRPr="00B74DF8">
        <w:rPr>
          <w:rFonts w:ascii="Helvetica" w:hAnsi="Helvetica" w:cs="Helvetica"/>
          <w:color w:val="4F6228" w:themeColor="accent3" w:themeShade="80"/>
          <w:sz w:val="22"/>
          <w:szCs w:val="22"/>
        </w:rPr>
        <w:t>In OPTIONS</w:t>
      </w:r>
      <w:r w:rsidRPr="00B74DF8">
        <w:rPr>
          <w:rFonts w:ascii="Helvetica" w:hAnsi="Helvetica" w:cs="Helvetica"/>
          <w:color w:val="4F6228" w:themeColor="accent3" w:themeShade="80"/>
          <w:sz w:val="22"/>
          <w:szCs w:val="22"/>
        </w:rPr>
        <w:sym w:font="Wingdings 3" w:char="F075"/>
      </w:r>
      <w:r w:rsidRPr="00B74DF8">
        <w:rPr>
          <w:rFonts w:ascii="Helvetica" w:hAnsi="Helvetica" w:cs="Helvetica"/>
          <w:color w:val="4F6228" w:themeColor="accent3" w:themeShade="80"/>
          <w:sz w:val="22"/>
          <w:szCs w:val="22"/>
        </w:rPr>
        <w:t>d.check_parent_cell_YN=0; d.check_alignment_YN=0; alignment_min_threshold=1.8; d.abnormal_sequencing_YN=1; d.sequencing_order=’1234’</w:t>
      </w:r>
    </w:p>
    <w:p w14:paraId="50AB569E" w14:textId="77777777" w:rsidR="00DC74BA" w:rsidRPr="00B74DF8" w:rsidRDefault="00DC74BA" w:rsidP="00DC74BA">
      <w:pPr>
        <w:pStyle w:val="NormalWeb"/>
        <w:ind w:left="360"/>
        <w:rPr>
          <w:rFonts w:ascii="Helvetica" w:hAnsi="Helvetica" w:cs="Helvetica"/>
          <w:sz w:val="22"/>
          <w:szCs w:val="22"/>
        </w:rPr>
      </w:pPr>
      <w:r w:rsidRPr="00B74DF8">
        <w:rPr>
          <w:rFonts w:ascii="Helvetica" w:hAnsi="Helvetica" w:cs="Helvetica"/>
          <w:sz w:val="22"/>
          <w:szCs w:val="22"/>
        </w:rPr>
        <w:t xml:space="preserve">Output: </w:t>
      </w:r>
    </w:p>
    <w:p w14:paraId="3017D7EC" w14:textId="77777777" w:rsidR="00DC74BA" w:rsidRPr="00B74DF8" w:rsidRDefault="00DC74BA" w:rsidP="00DC74BA">
      <w:pPr>
        <w:pStyle w:val="NormalWeb"/>
        <w:ind w:left="357"/>
        <w:contextualSpacing/>
        <w:rPr>
          <w:rFonts w:ascii="Helvetica" w:hAnsi="Helvetica" w:cs="Helvetica"/>
          <w:sz w:val="22"/>
          <w:szCs w:val="22"/>
        </w:rPr>
      </w:pPr>
      <w:r w:rsidRPr="00B74DF8">
        <w:rPr>
          <w:rFonts w:ascii="Helvetica" w:hAnsi="Helvetica" w:cs="Helvetica"/>
          <w:sz w:val="22"/>
          <w:szCs w:val="22"/>
        </w:rPr>
        <w:t>Decoding folder with beforeQT.mat</w:t>
      </w:r>
    </w:p>
    <w:p w14:paraId="637B583C" w14:textId="77777777" w:rsidR="00DC74BA" w:rsidRPr="007A3E4D" w:rsidRDefault="00DC74BA" w:rsidP="00DC74BA">
      <w:pPr>
        <w:pStyle w:val="NormalWeb"/>
        <w:ind w:left="357"/>
        <w:contextualSpacing/>
        <w:rPr>
          <w:rFonts w:ascii="Helvetica" w:hAnsi="Helvetica" w:cs="Helvetica"/>
          <w:sz w:val="24"/>
          <w:szCs w:val="24"/>
        </w:rPr>
      </w:pPr>
      <w:r w:rsidRPr="007A3E4D">
        <w:rPr>
          <w:rFonts w:ascii="Helvetica" w:hAnsi="Helvetica" w:cs="Helvetica"/>
          <w:sz w:val="24"/>
          <w:szCs w:val="24"/>
        </w:rPr>
        <w:t>beforeQT_code_n_count.csv</w:t>
      </w:r>
    </w:p>
    <w:p w14:paraId="4D2D6DF3" w14:textId="0DF4E358" w:rsidR="00DC74BA" w:rsidRPr="007A3E4D" w:rsidRDefault="00DC74BA" w:rsidP="00DC74BA">
      <w:pPr>
        <w:pStyle w:val="NormalWeb"/>
        <w:ind w:left="357"/>
        <w:contextualSpacing/>
        <w:rPr>
          <w:rFonts w:ascii="Helvetica" w:hAnsi="Helvetica" w:cs="Helvetica"/>
          <w:sz w:val="24"/>
          <w:szCs w:val="24"/>
        </w:rPr>
      </w:pPr>
      <w:r w:rsidRPr="007A3E4D">
        <w:rPr>
          <w:rFonts w:ascii="Helvetica" w:hAnsi="Helvetica" w:cs="Helvetica"/>
          <w:sz w:val="24"/>
          <w:szCs w:val="24"/>
        </w:rPr>
        <w:t>beforeQT_details.csv</w:t>
      </w:r>
    </w:p>
    <w:p w14:paraId="1C57C9A9" w14:textId="77777777" w:rsidR="00DC74BA" w:rsidRPr="007A3E4D" w:rsidRDefault="00DC74BA" w:rsidP="00DC74BA">
      <w:pPr>
        <w:pStyle w:val="NormalWeb"/>
        <w:ind w:left="357"/>
        <w:contextualSpacing/>
        <w:rPr>
          <w:rFonts w:ascii="Helvetica" w:hAnsi="Helvetica" w:cs="Helvetica"/>
          <w:sz w:val="24"/>
          <w:szCs w:val="24"/>
        </w:rPr>
      </w:pPr>
      <w:r w:rsidRPr="007A3E4D">
        <w:rPr>
          <w:rFonts w:ascii="Helvetica" w:hAnsi="Helvetica" w:cs="Helvetica"/>
          <w:sz w:val="24"/>
          <w:szCs w:val="24"/>
        </w:rPr>
        <w:t>beforeQT_gene_n_count.csv</w:t>
      </w:r>
    </w:p>
    <w:p w14:paraId="18A4950A" w14:textId="6EE007AC" w:rsidR="000D2587" w:rsidRPr="007A3E4D" w:rsidRDefault="00DC74BA" w:rsidP="00DC74BA">
      <w:pPr>
        <w:pStyle w:val="NormalWeb"/>
        <w:ind w:left="357"/>
        <w:contextualSpacing/>
        <w:rPr>
          <w:rFonts w:ascii="Helvetica" w:hAnsi="Helvetica" w:cs="Helvetica"/>
          <w:sz w:val="24"/>
          <w:szCs w:val="24"/>
        </w:rPr>
      </w:pPr>
      <w:r w:rsidRPr="007A3E4D">
        <w:rPr>
          <w:rFonts w:ascii="Helvetica" w:hAnsi="Helvetica" w:cs="Helvetica"/>
          <w:sz w:val="24"/>
          <w:szCs w:val="24"/>
        </w:rPr>
        <w:t>beforeQT_qualitybar.csv</w:t>
      </w:r>
    </w:p>
    <w:p w14:paraId="283AF92E" w14:textId="77777777" w:rsidR="00DC74BA" w:rsidRPr="007A3E4D" w:rsidRDefault="00DC74BA" w:rsidP="00DC74BA">
      <w:pPr>
        <w:pStyle w:val="NormalWeb"/>
        <w:rPr>
          <w:rFonts w:ascii="Helvetica" w:hAnsi="Helvetica" w:cs="Helvetica"/>
          <w:sz w:val="24"/>
          <w:szCs w:val="24"/>
        </w:rPr>
      </w:pPr>
    </w:p>
    <w:p w14:paraId="6B9AA95E" w14:textId="77777777" w:rsidR="00B74DF8" w:rsidRDefault="00B74DF8" w:rsidP="00C22B7B">
      <w:pPr>
        <w:widowControl w:val="0"/>
        <w:autoSpaceDE w:val="0"/>
        <w:autoSpaceDN w:val="0"/>
        <w:adjustRightInd w:val="0"/>
        <w:rPr>
          <w:rFonts w:ascii="Helvetica" w:hAnsi="Helvetica" w:cs="Helvetica"/>
          <w:b/>
        </w:rPr>
      </w:pPr>
    </w:p>
    <w:p w14:paraId="466FEC30" w14:textId="3F278EB6" w:rsidR="00C22B7B" w:rsidRPr="007A3E4D" w:rsidRDefault="00C22B7B" w:rsidP="00C22B7B">
      <w:pPr>
        <w:widowControl w:val="0"/>
        <w:autoSpaceDE w:val="0"/>
        <w:autoSpaceDN w:val="0"/>
        <w:adjustRightInd w:val="0"/>
        <w:rPr>
          <w:rFonts w:ascii="Helvetica" w:hAnsi="Helvetica" w:cs="Helvetica"/>
          <w:b/>
        </w:rPr>
      </w:pPr>
      <w:commentRangeStart w:id="17"/>
      <w:r w:rsidRPr="007A3E4D">
        <w:rPr>
          <w:rFonts w:ascii="Helvetica" w:hAnsi="Helvetica" w:cs="Helvetica"/>
          <w:b/>
        </w:rPr>
        <w:lastRenderedPageBreak/>
        <w:t>MATLAB SYMBOLS</w:t>
      </w:r>
      <w:commentRangeEnd w:id="17"/>
      <w:r w:rsidR="00FE2987">
        <w:rPr>
          <w:rStyle w:val="CommentReference"/>
        </w:rPr>
        <w:commentReference w:id="17"/>
      </w:r>
    </w:p>
    <w:p w14:paraId="7316D8A4" w14:textId="77777777" w:rsidR="00F8071A" w:rsidRPr="007A3E4D" w:rsidRDefault="00F8071A" w:rsidP="00C22B7B">
      <w:pPr>
        <w:widowControl w:val="0"/>
        <w:autoSpaceDE w:val="0"/>
        <w:autoSpaceDN w:val="0"/>
        <w:adjustRightInd w:val="0"/>
        <w:rPr>
          <w:rFonts w:ascii="Helvetica" w:hAnsi="Helvetica" w:cs="Helvetica"/>
          <w:b/>
        </w:rPr>
      </w:pPr>
    </w:p>
    <w:p w14:paraId="2D3F69FE" w14:textId="31160B33" w:rsidR="00C22B7B" w:rsidRPr="007A3E4D" w:rsidRDefault="008B72FA" w:rsidP="00C22B7B">
      <w:pPr>
        <w:widowControl w:val="0"/>
        <w:autoSpaceDE w:val="0"/>
        <w:autoSpaceDN w:val="0"/>
        <w:adjustRightInd w:val="0"/>
        <w:rPr>
          <w:rFonts w:ascii="Helvetica" w:hAnsi="Helvetica" w:cs="Helvetica"/>
          <w:b/>
        </w:rPr>
      </w:pPr>
      <w:hyperlink r:id="rId23" w:history="1">
        <w:r w:rsidR="00F8071A" w:rsidRPr="007A3E4D">
          <w:rPr>
            <w:rStyle w:val="Hyperlink"/>
            <w:rFonts w:ascii="Helvetica" w:hAnsi="Helvetica" w:cs="Helvetica"/>
            <w:b/>
          </w:rPr>
          <w:t>https://se.mathworks.com/help/matlab/ref/linespec.html</w:t>
        </w:r>
      </w:hyperlink>
    </w:p>
    <w:p w14:paraId="35B86863" w14:textId="77777777" w:rsidR="00F8071A" w:rsidRPr="007A3E4D" w:rsidRDefault="00F8071A" w:rsidP="00C22B7B">
      <w:pPr>
        <w:widowControl w:val="0"/>
        <w:autoSpaceDE w:val="0"/>
        <w:autoSpaceDN w:val="0"/>
        <w:adjustRightInd w:val="0"/>
        <w:rPr>
          <w:rFonts w:ascii="Helvetica" w:hAnsi="Helvetica" w:cs="Helvetica"/>
          <w:b/>
        </w:rPr>
      </w:pPr>
    </w:p>
    <w:p w14:paraId="51639A31" w14:textId="7E897507" w:rsidR="00645574" w:rsidRPr="007A3E4D" w:rsidRDefault="00C22B7B" w:rsidP="00F8071A">
      <w:pPr>
        <w:pStyle w:val="Heading3"/>
        <w:spacing w:before="0" w:after="75"/>
        <w:rPr>
          <w:rFonts w:ascii="Helvetica" w:eastAsiaTheme="minorEastAsia" w:hAnsi="Helvetica" w:cs="Helvetica"/>
          <w:bCs w:val="0"/>
          <w:color w:val="auto"/>
        </w:rPr>
      </w:pPr>
      <w:bookmarkStart w:id="18" w:name="_Toc20309924"/>
      <w:r w:rsidRPr="007A3E4D">
        <w:rPr>
          <w:rFonts w:ascii="Helvetica" w:eastAsiaTheme="minorEastAsia" w:hAnsi="Helvetica" w:cs="Helvetica"/>
          <w:bCs w:val="0"/>
          <w:color w:val="auto"/>
        </w:rPr>
        <w:t>Marker Specifiers</w:t>
      </w:r>
      <w:bookmarkEnd w:id="18"/>
    </w:p>
    <w:tbl>
      <w:tblPr>
        <w:tblStyle w:val="TableGrid"/>
        <w:tblW w:w="0" w:type="auto"/>
        <w:tblLook w:val="04A0" w:firstRow="1" w:lastRow="0" w:firstColumn="1" w:lastColumn="0" w:noHBand="0" w:noVBand="1"/>
      </w:tblPr>
      <w:tblGrid>
        <w:gridCol w:w="3085"/>
        <w:gridCol w:w="3402"/>
      </w:tblGrid>
      <w:tr w:rsidR="00C22B7B" w:rsidRPr="007A3E4D" w14:paraId="3800C15B" w14:textId="77777777" w:rsidTr="007D0397">
        <w:tc>
          <w:tcPr>
            <w:tcW w:w="3085" w:type="dxa"/>
            <w:shd w:val="clear" w:color="auto" w:fill="E0E0E0"/>
          </w:tcPr>
          <w:p w14:paraId="5AC3A513" w14:textId="77777777" w:rsidR="00C22B7B" w:rsidRPr="007A3E4D" w:rsidRDefault="00C22B7B" w:rsidP="00C22B7B">
            <w:pPr>
              <w:pStyle w:val="Heading3"/>
              <w:spacing w:before="0" w:after="75"/>
              <w:rPr>
                <w:rFonts w:ascii="Helvetica" w:eastAsiaTheme="minorEastAsia" w:hAnsi="Helvetica" w:cs="Helvetica"/>
                <w:bCs w:val="0"/>
                <w:color w:val="auto"/>
              </w:rPr>
            </w:pPr>
            <w:bookmarkStart w:id="19" w:name="_Toc20309925"/>
            <w:r w:rsidRPr="007A3E4D">
              <w:rPr>
                <w:rFonts w:ascii="Helvetica" w:eastAsiaTheme="minorEastAsia" w:hAnsi="Helvetica" w:cs="Helvetica"/>
                <w:bCs w:val="0"/>
                <w:color w:val="auto"/>
              </w:rPr>
              <w:t>Specifier</w:t>
            </w:r>
            <w:bookmarkEnd w:id="19"/>
          </w:p>
          <w:p w14:paraId="2FA84F4F" w14:textId="77777777" w:rsidR="00C22B7B" w:rsidRPr="007A3E4D" w:rsidRDefault="00C22B7B" w:rsidP="00C22B7B">
            <w:pPr>
              <w:widowControl w:val="0"/>
              <w:autoSpaceDE w:val="0"/>
              <w:autoSpaceDN w:val="0"/>
              <w:adjustRightInd w:val="0"/>
              <w:rPr>
                <w:rFonts w:ascii="Helvetica" w:hAnsi="Helvetica" w:cs="Helvetica"/>
                <w:b/>
              </w:rPr>
            </w:pPr>
          </w:p>
        </w:tc>
        <w:tc>
          <w:tcPr>
            <w:tcW w:w="3402" w:type="dxa"/>
            <w:shd w:val="clear" w:color="auto" w:fill="E0E0E0"/>
          </w:tcPr>
          <w:p w14:paraId="2733ABCB" w14:textId="77777777" w:rsidR="00C22B7B" w:rsidRPr="007A3E4D" w:rsidRDefault="00C22B7B" w:rsidP="00C22B7B">
            <w:pPr>
              <w:rPr>
                <w:rFonts w:ascii="Helvetica" w:hAnsi="Helvetica" w:cs="Helvetica"/>
                <w:b/>
              </w:rPr>
            </w:pPr>
            <w:r w:rsidRPr="007A3E4D">
              <w:rPr>
                <w:rFonts w:ascii="Helvetica" w:hAnsi="Helvetica" w:cs="Helvetica"/>
                <w:b/>
              </w:rPr>
              <w:t>Marker Type</w:t>
            </w:r>
          </w:p>
          <w:p w14:paraId="66F74AE3" w14:textId="77777777" w:rsidR="00C22B7B" w:rsidRPr="007A3E4D" w:rsidRDefault="00C22B7B" w:rsidP="00C22B7B">
            <w:pPr>
              <w:widowControl w:val="0"/>
              <w:autoSpaceDE w:val="0"/>
              <w:autoSpaceDN w:val="0"/>
              <w:adjustRightInd w:val="0"/>
              <w:rPr>
                <w:rFonts w:ascii="Helvetica" w:hAnsi="Helvetica" w:cs="Helvetica"/>
                <w:b/>
              </w:rPr>
            </w:pPr>
          </w:p>
        </w:tc>
      </w:tr>
      <w:tr w:rsidR="00C22B7B" w:rsidRPr="007A3E4D" w14:paraId="5AE44FF6" w14:textId="77777777" w:rsidTr="007D0397">
        <w:tc>
          <w:tcPr>
            <w:tcW w:w="3085" w:type="dxa"/>
          </w:tcPr>
          <w:p w14:paraId="3DB34814" w14:textId="5FB3C749"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w:t>
            </w:r>
            <w:r w:rsidRPr="007A3E4D">
              <w:rPr>
                <w:rFonts w:ascii="Helvetica" w:hAnsi="Helvetica" w:cs="Helvetica"/>
              </w:rPr>
              <w:tab/>
            </w:r>
            <w:r w:rsidRPr="007A3E4D">
              <w:rPr>
                <w:rFonts w:ascii="Helvetica" w:hAnsi="Helvetica" w:cs="Helvetica"/>
              </w:rPr>
              <w:tab/>
            </w:r>
          </w:p>
          <w:p w14:paraId="21E10A19" w14:textId="34A3426B"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'o'</w:t>
            </w:r>
            <w:r w:rsidRPr="007A3E4D">
              <w:rPr>
                <w:rFonts w:ascii="Helvetica" w:hAnsi="Helvetica" w:cs="Helvetica"/>
              </w:rPr>
              <w:tab/>
              <w:t xml:space="preserve">                    </w:t>
            </w:r>
          </w:p>
          <w:p w14:paraId="514D2AF6" w14:textId="56A15B39"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w:t>
            </w:r>
            <w:r w:rsidRPr="007A3E4D">
              <w:rPr>
                <w:rFonts w:ascii="Helvetica" w:hAnsi="Helvetica" w:cs="Helvetica"/>
              </w:rPr>
              <w:tab/>
            </w:r>
            <w:r w:rsidRPr="007A3E4D">
              <w:rPr>
                <w:rFonts w:ascii="Helvetica" w:hAnsi="Helvetica" w:cs="Helvetica"/>
              </w:rPr>
              <w:tab/>
            </w:r>
          </w:p>
          <w:p w14:paraId="1875FCF5" w14:textId="09EA1041"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w:t>
            </w:r>
            <w:r w:rsidRPr="007A3E4D">
              <w:rPr>
                <w:rFonts w:ascii="Helvetica" w:hAnsi="Helvetica" w:cs="Helvetica"/>
              </w:rPr>
              <w:tab/>
            </w:r>
            <w:r w:rsidRPr="007A3E4D">
              <w:rPr>
                <w:rFonts w:ascii="Helvetica" w:hAnsi="Helvetica" w:cs="Helvetica"/>
              </w:rPr>
              <w:tab/>
            </w:r>
          </w:p>
          <w:p w14:paraId="0175F177" w14:textId="4DB9D096"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'x'</w:t>
            </w:r>
            <w:r w:rsidRPr="007A3E4D">
              <w:rPr>
                <w:rFonts w:ascii="Helvetica" w:hAnsi="Helvetica" w:cs="Helvetica"/>
              </w:rPr>
              <w:tab/>
            </w:r>
            <w:r w:rsidRPr="007A3E4D">
              <w:rPr>
                <w:rFonts w:ascii="Helvetica" w:hAnsi="Helvetica" w:cs="Helvetica"/>
              </w:rPr>
              <w:tab/>
            </w:r>
          </w:p>
          <w:p w14:paraId="24BD0706" w14:textId="4392EB8A"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'square' or 's'</w:t>
            </w:r>
            <w:r w:rsidRPr="007A3E4D">
              <w:rPr>
                <w:rFonts w:ascii="Helvetica" w:hAnsi="Helvetica" w:cs="Helvetica"/>
              </w:rPr>
              <w:tab/>
            </w:r>
            <w:r w:rsidRPr="007A3E4D">
              <w:rPr>
                <w:rFonts w:ascii="Helvetica" w:hAnsi="Helvetica" w:cs="Helvetica"/>
              </w:rPr>
              <w:tab/>
            </w:r>
          </w:p>
          <w:p w14:paraId="02C32BC7" w14:textId="16C1C574" w:rsidR="00D82183" w:rsidRPr="007A3E4D" w:rsidRDefault="00606125" w:rsidP="00D82183">
            <w:pPr>
              <w:widowControl w:val="0"/>
              <w:autoSpaceDE w:val="0"/>
              <w:autoSpaceDN w:val="0"/>
              <w:adjustRightInd w:val="0"/>
              <w:rPr>
                <w:rFonts w:ascii="Helvetica" w:hAnsi="Helvetica" w:cs="Helvetica"/>
              </w:rPr>
            </w:pPr>
            <w:r w:rsidRPr="007A3E4D">
              <w:rPr>
                <w:rFonts w:ascii="Helvetica" w:hAnsi="Helvetica" w:cs="Helvetica"/>
              </w:rPr>
              <w:t>'diamond' or 'd'</w:t>
            </w:r>
            <w:r w:rsidR="00D82183" w:rsidRPr="007A3E4D">
              <w:rPr>
                <w:rFonts w:ascii="Helvetica" w:hAnsi="Helvetica" w:cs="Helvetica"/>
              </w:rPr>
              <w:tab/>
            </w:r>
          </w:p>
          <w:p w14:paraId="147331EC" w14:textId="6F8E7E20"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w:t>
            </w:r>
            <w:r w:rsidRPr="007A3E4D">
              <w:rPr>
                <w:rFonts w:ascii="Helvetica" w:hAnsi="Helvetica" w:cs="Helvetica"/>
              </w:rPr>
              <w:tab/>
            </w:r>
            <w:r w:rsidRPr="007A3E4D">
              <w:rPr>
                <w:rFonts w:ascii="Helvetica" w:hAnsi="Helvetica" w:cs="Helvetica"/>
              </w:rPr>
              <w:tab/>
            </w:r>
          </w:p>
          <w:p w14:paraId="224EE48C" w14:textId="494AB6B0"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'v'</w:t>
            </w:r>
            <w:r w:rsidRPr="007A3E4D">
              <w:rPr>
                <w:rFonts w:ascii="Helvetica" w:hAnsi="Helvetica" w:cs="Helvetica"/>
              </w:rPr>
              <w:tab/>
            </w:r>
            <w:r w:rsidRPr="007A3E4D">
              <w:rPr>
                <w:rFonts w:ascii="Helvetica" w:hAnsi="Helvetica" w:cs="Helvetica"/>
              </w:rPr>
              <w:tab/>
            </w:r>
          </w:p>
          <w:p w14:paraId="47A28B5D" w14:textId="63657256"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'&gt;'</w:t>
            </w:r>
            <w:r w:rsidRPr="007A3E4D">
              <w:rPr>
                <w:rFonts w:ascii="Helvetica" w:hAnsi="Helvetica" w:cs="Helvetica"/>
              </w:rPr>
              <w:tab/>
            </w:r>
            <w:r w:rsidRPr="007A3E4D">
              <w:rPr>
                <w:rFonts w:ascii="Helvetica" w:hAnsi="Helvetica" w:cs="Helvetica"/>
              </w:rPr>
              <w:tab/>
            </w:r>
          </w:p>
          <w:p w14:paraId="41C94F55" w14:textId="0C26EEE5" w:rsidR="00D82183" w:rsidRPr="007A3E4D" w:rsidRDefault="00D82183" w:rsidP="00D82183">
            <w:pPr>
              <w:widowControl w:val="0"/>
              <w:autoSpaceDE w:val="0"/>
              <w:autoSpaceDN w:val="0"/>
              <w:adjustRightInd w:val="0"/>
              <w:rPr>
                <w:rFonts w:ascii="Helvetica" w:hAnsi="Helvetica" w:cs="Helvetica"/>
              </w:rPr>
            </w:pPr>
            <w:r w:rsidRPr="007A3E4D">
              <w:rPr>
                <w:rFonts w:ascii="Helvetica" w:hAnsi="Helvetica" w:cs="Helvetica"/>
              </w:rPr>
              <w:t>'&lt;'</w:t>
            </w:r>
            <w:r w:rsidRPr="007A3E4D">
              <w:rPr>
                <w:rFonts w:ascii="Helvetica" w:hAnsi="Helvetica" w:cs="Helvetica"/>
              </w:rPr>
              <w:tab/>
            </w:r>
            <w:r w:rsidRPr="007A3E4D">
              <w:rPr>
                <w:rFonts w:ascii="Helvetica" w:hAnsi="Helvetica" w:cs="Helvetica"/>
              </w:rPr>
              <w:tab/>
            </w:r>
          </w:p>
          <w:p w14:paraId="62F53842" w14:textId="56542F95" w:rsidR="00D82183" w:rsidRPr="007A3E4D" w:rsidRDefault="00606125" w:rsidP="00D82183">
            <w:pPr>
              <w:widowControl w:val="0"/>
              <w:autoSpaceDE w:val="0"/>
              <w:autoSpaceDN w:val="0"/>
              <w:adjustRightInd w:val="0"/>
              <w:rPr>
                <w:rFonts w:ascii="Helvetica" w:hAnsi="Helvetica" w:cs="Helvetica"/>
              </w:rPr>
            </w:pPr>
            <w:r w:rsidRPr="007A3E4D">
              <w:rPr>
                <w:rFonts w:ascii="Helvetica" w:hAnsi="Helvetica" w:cs="Helvetica"/>
              </w:rPr>
              <w:t>'pentagram' or 'p'</w:t>
            </w:r>
            <w:r w:rsidR="00D82183" w:rsidRPr="007A3E4D">
              <w:rPr>
                <w:rFonts w:ascii="Helvetica" w:hAnsi="Helvetica" w:cs="Helvetica"/>
              </w:rPr>
              <w:tab/>
            </w:r>
          </w:p>
          <w:p w14:paraId="10068033" w14:textId="6683FA64" w:rsidR="00C22B7B" w:rsidRPr="007A3E4D" w:rsidRDefault="00D82183" w:rsidP="00221766">
            <w:pPr>
              <w:widowControl w:val="0"/>
              <w:autoSpaceDE w:val="0"/>
              <w:autoSpaceDN w:val="0"/>
              <w:adjustRightInd w:val="0"/>
              <w:rPr>
                <w:rFonts w:ascii="Helvetica" w:hAnsi="Helvetica" w:cs="Helvetica"/>
                <w:b/>
              </w:rPr>
            </w:pPr>
            <w:r w:rsidRPr="007A3E4D">
              <w:rPr>
                <w:rFonts w:ascii="Helvetica" w:hAnsi="Helvetica" w:cs="Helvetica"/>
              </w:rPr>
              <w:t>'hexagram' or 'h'</w:t>
            </w:r>
            <w:r w:rsidRPr="007A3E4D">
              <w:rPr>
                <w:rFonts w:ascii="Helvetica" w:hAnsi="Helvetica" w:cs="Helvetica"/>
              </w:rPr>
              <w:tab/>
              <w:t xml:space="preserve">   </w:t>
            </w:r>
          </w:p>
        </w:tc>
        <w:tc>
          <w:tcPr>
            <w:tcW w:w="3402" w:type="dxa"/>
          </w:tcPr>
          <w:p w14:paraId="7637C807" w14:textId="77777777" w:rsidR="00C22B7B"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Plus sign</w:t>
            </w:r>
          </w:p>
          <w:p w14:paraId="07356FBA"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Circle</w:t>
            </w:r>
            <w:r w:rsidRPr="007A3E4D">
              <w:rPr>
                <w:rFonts w:ascii="Helvetica" w:hAnsi="Helvetica" w:cs="Helvetica"/>
              </w:rPr>
              <w:tab/>
            </w:r>
          </w:p>
          <w:p w14:paraId="737E4941"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Asterisk</w:t>
            </w:r>
          </w:p>
          <w:p w14:paraId="6C83E84D"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Point</w:t>
            </w:r>
          </w:p>
          <w:p w14:paraId="7662EDF0"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Cross</w:t>
            </w:r>
          </w:p>
          <w:p w14:paraId="1F3B4407"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Square</w:t>
            </w:r>
          </w:p>
          <w:p w14:paraId="45517D35"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Diamond</w:t>
            </w:r>
          </w:p>
          <w:p w14:paraId="3CED7D4E" w14:textId="5D032DEC"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Upward-pointing triangle</w:t>
            </w:r>
          </w:p>
          <w:p w14:paraId="45E0267B" w14:textId="46DC1681"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Downward-pointing triangle</w:t>
            </w:r>
          </w:p>
          <w:p w14:paraId="4CA77832"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Right-pointing triangle</w:t>
            </w:r>
          </w:p>
          <w:p w14:paraId="0CD4CB44"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Left-pointing triangle</w:t>
            </w:r>
          </w:p>
          <w:p w14:paraId="7029C948" w14:textId="77777777" w:rsidR="00221766" w:rsidRPr="007A3E4D" w:rsidRDefault="00221766" w:rsidP="00C22B7B">
            <w:pPr>
              <w:widowControl w:val="0"/>
              <w:autoSpaceDE w:val="0"/>
              <w:autoSpaceDN w:val="0"/>
              <w:adjustRightInd w:val="0"/>
              <w:rPr>
                <w:rFonts w:ascii="Helvetica" w:hAnsi="Helvetica" w:cs="Helvetica"/>
              </w:rPr>
            </w:pPr>
            <w:r w:rsidRPr="007A3E4D">
              <w:rPr>
                <w:rFonts w:ascii="Helvetica" w:hAnsi="Helvetica" w:cs="Helvetica"/>
              </w:rPr>
              <w:t>Five-pointed star (pentagram)</w:t>
            </w:r>
          </w:p>
          <w:p w14:paraId="6470EA95" w14:textId="0E1BD222" w:rsidR="00221766" w:rsidRPr="007A3E4D" w:rsidRDefault="00221766" w:rsidP="00C22B7B">
            <w:pPr>
              <w:widowControl w:val="0"/>
              <w:autoSpaceDE w:val="0"/>
              <w:autoSpaceDN w:val="0"/>
              <w:adjustRightInd w:val="0"/>
              <w:rPr>
                <w:rFonts w:ascii="Helvetica" w:hAnsi="Helvetica" w:cs="Helvetica"/>
                <w:b/>
              </w:rPr>
            </w:pPr>
            <w:r w:rsidRPr="007A3E4D">
              <w:rPr>
                <w:rFonts w:ascii="Helvetica" w:hAnsi="Helvetica" w:cs="Helvetica"/>
              </w:rPr>
              <w:t>Six-pointed star (hexagram)</w:t>
            </w:r>
          </w:p>
        </w:tc>
      </w:tr>
    </w:tbl>
    <w:p w14:paraId="60C16C8A" w14:textId="480DB849" w:rsidR="00645574" w:rsidRPr="007A3E4D" w:rsidRDefault="00645574" w:rsidP="00645574">
      <w:pPr>
        <w:pStyle w:val="Heading3"/>
        <w:spacing w:before="0" w:after="75"/>
        <w:rPr>
          <w:rFonts w:ascii="Helvetica" w:eastAsiaTheme="minorEastAsia" w:hAnsi="Helvetica" w:cs="Helvetica"/>
          <w:bCs w:val="0"/>
          <w:color w:val="auto"/>
        </w:rPr>
      </w:pPr>
      <w:bookmarkStart w:id="20" w:name="_Toc20309926"/>
      <w:r w:rsidRPr="007A3E4D">
        <w:rPr>
          <w:rFonts w:ascii="Helvetica" w:eastAsiaTheme="minorEastAsia" w:hAnsi="Helvetica" w:cs="Helvetica"/>
          <w:bCs w:val="0"/>
          <w:color w:val="auto"/>
        </w:rPr>
        <w:t>Color Specifiers</w:t>
      </w:r>
      <w:bookmarkEnd w:id="20"/>
    </w:p>
    <w:tbl>
      <w:tblPr>
        <w:tblStyle w:val="TableGrid"/>
        <w:tblW w:w="0" w:type="auto"/>
        <w:tblLook w:val="04A0" w:firstRow="1" w:lastRow="0" w:firstColumn="1" w:lastColumn="0" w:noHBand="0" w:noVBand="1"/>
      </w:tblPr>
      <w:tblGrid>
        <w:gridCol w:w="3085"/>
        <w:gridCol w:w="3402"/>
      </w:tblGrid>
      <w:tr w:rsidR="00645574" w:rsidRPr="007A3E4D" w14:paraId="7A226D73" w14:textId="77777777" w:rsidTr="007D0397">
        <w:tc>
          <w:tcPr>
            <w:tcW w:w="3085" w:type="dxa"/>
            <w:shd w:val="clear" w:color="auto" w:fill="E0E0E0"/>
          </w:tcPr>
          <w:p w14:paraId="1637572B" w14:textId="77777777" w:rsidR="00645574" w:rsidRPr="007A3E4D" w:rsidRDefault="00645574" w:rsidP="00450EA3">
            <w:pPr>
              <w:pStyle w:val="Heading3"/>
              <w:spacing w:before="0" w:after="75"/>
              <w:rPr>
                <w:rFonts w:ascii="Helvetica" w:eastAsiaTheme="minorEastAsia" w:hAnsi="Helvetica" w:cs="Helvetica"/>
                <w:bCs w:val="0"/>
                <w:color w:val="auto"/>
              </w:rPr>
            </w:pPr>
            <w:bookmarkStart w:id="21" w:name="_Toc20309927"/>
            <w:r w:rsidRPr="007A3E4D">
              <w:rPr>
                <w:rFonts w:ascii="Helvetica" w:eastAsiaTheme="minorEastAsia" w:hAnsi="Helvetica" w:cs="Helvetica"/>
                <w:bCs w:val="0"/>
                <w:color w:val="auto"/>
              </w:rPr>
              <w:t>Specifier</w:t>
            </w:r>
            <w:bookmarkEnd w:id="21"/>
          </w:p>
          <w:p w14:paraId="6417CF61" w14:textId="77777777" w:rsidR="00645574" w:rsidRPr="007A3E4D" w:rsidRDefault="00645574" w:rsidP="00450EA3">
            <w:pPr>
              <w:widowControl w:val="0"/>
              <w:autoSpaceDE w:val="0"/>
              <w:autoSpaceDN w:val="0"/>
              <w:adjustRightInd w:val="0"/>
              <w:rPr>
                <w:rFonts w:ascii="Helvetica" w:hAnsi="Helvetica" w:cs="Helvetica"/>
                <w:b/>
              </w:rPr>
            </w:pPr>
          </w:p>
        </w:tc>
        <w:tc>
          <w:tcPr>
            <w:tcW w:w="3402" w:type="dxa"/>
            <w:shd w:val="clear" w:color="auto" w:fill="E0E0E0"/>
          </w:tcPr>
          <w:p w14:paraId="25103733" w14:textId="7B4B7B1C" w:rsidR="00645574" w:rsidRPr="007A3E4D" w:rsidRDefault="00645574" w:rsidP="00645574">
            <w:pPr>
              <w:rPr>
                <w:rFonts w:ascii="Helvetica" w:hAnsi="Helvetica" w:cs="Helvetica"/>
                <w:b/>
              </w:rPr>
            </w:pPr>
            <w:r w:rsidRPr="007A3E4D">
              <w:rPr>
                <w:rFonts w:ascii="Helvetica" w:hAnsi="Helvetica" w:cs="Helvetica"/>
                <w:b/>
              </w:rPr>
              <w:t>Color</w:t>
            </w:r>
          </w:p>
        </w:tc>
      </w:tr>
      <w:tr w:rsidR="00645574" w:rsidRPr="007A3E4D" w14:paraId="4FCB6B48" w14:textId="77777777" w:rsidTr="007D0397">
        <w:tc>
          <w:tcPr>
            <w:tcW w:w="3085" w:type="dxa"/>
          </w:tcPr>
          <w:p w14:paraId="6D8650F6" w14:textId="31A54086"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r</w:t>
            </w:r>
          </w:p>
          <w:p w14:paraId="64E1C6FF" w14:textId="449C230A"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g</w:t>
            </w:r>
          </w:p>
          <w:p w14:paraId="34F920E2"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b</w:t>
            </w:r>
          </w:p>
          <w:p w14:paraId="4C0F66EF"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c</w:t>
            </w:r>
          </w:p>
          <w:p w14:paraId="6483AE4B"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m</w:t>
            </w:r>
          </w:p>
          <w:p w14:paraId="7B2555E3"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y</w:t>
            </w:r>
          </w:p>
          <w:p w14:paraId="664A056A" w14:textId="77777777" w:rsidR="00645574"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k</w:t>
            </w:r>
          </w:p>
          <w:p w14:paraId="1920538E" w14:textId="40BEABEB" w:rsidR="007D0397" w:rsidRPr="007A3E4D" w:rsidRDefault="007D0397" w:rsidP="00450EA3">
            <w:pPr>
              <w:widowControl w:val="0"/>
              <w:autoSpaceDE w:val="0"/>
              <w:autoSpaceDN w:val="0"/>
              <w:adjustRightInd w:val="0"/>
              <w:rPr>
                <w:rFonts w:ascii="Helvetica" w:hAnsi="Helvetica" w:cs="Helvetica"/>
              </w:rPr>
            </w:pPr>
            <w:r w:rsidRPr="007A3E4D">
              <w:rPr>
                <w:rFonts w:ascii="Helvetica" w:hAnsi="Helvetica" w:cs="Helvetica"/>
              </w:rPr>
              <w:t>w</w:t>
            </w:r>
          </w:p>
        </w:tc>
        <w:tc>
          <w:tcPr>
            <w:tcW w:w="3402" w:type="dxa"/>
          </w:tcPr>
          <w:p w14:paraId="08321D6B" w14:textId="1751873C" w:rsidR="00645574"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Red</w:t>
            </w:r>
          </w:p>
          <w:p w14:paraId="2DBDC963" w14:textId="0C2970B4"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Green</w:t>
            </w:r>
          </w:p>
          <w:p w14:paraId="12AE676C"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Blue</w:t>
            </w:r>
          </w:p>
          <w:p w14:paraId="07E0A61E"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Cyan</w:t>
            </w:r>
          </w:p>
          <w:p w14:paraId="5F105311"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Magneta</w:t>
            </w:r>
          </w:p>
          <w:p w14:paraId="58D5CD9F"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Yellow</w:t>
            </w:r>
          </w:p>
          <w:p w14:paraId="76109FF5" w14:textId="77777777"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Black</w:t>
            </w:r>
          </w:p>
          <w:p w14:paraId="3869D98B" w14:textId="74C9EB80" w:rsidR="001029A0" w:rsidRPr="007A3E4D" w:rsidRDefault="001029A0" w:rsidP="00450EA3">
            <w:pPr>
              <w:widowControl w:val="0"/>
              <w:autoSpaceDE w:val="0"/>
              <w:autoSpaceDN w:val="0"/>
              <w:adjustRightInd w:val="0"/>
              <w:rPr>
                <w:rFonts w:ascii="Helvetica" w:hAnsi="Helvetica" w:cs="Helvetica"/>
              </w:rPr>
            </w:pPr>
            <w:r w:rsidRPr="007A3E4D">
              <w:rPr>
                <w:rFonts w:ascii="Helvetica" w:hAnsi="Helvetica" w:cs="Helvetica"/>
              </w:rPr>
              <w:t>White</w:t>
            </w:r>
          </w:p>
        </w:tc>
      </w:tr>
    </w:tbl>
    <w:p w14:paraId="6F5255D4" w14:textId="19BB60A7" w:rsidR="00CF7DD6" w:rsidRPr="007A3E4D" w:rsidRDefault="00CF7DD6" w:rsidP="002F59AF">
      <w:pPr>
        <w:pStyle w:val="NormalWeb"/>
        <w:rPr>
          <w:rFonts w:ascii="Helvetica" w:hAnsi="Helvetica" w:cs="Helvetica"/>
          <w:noProof/>
          <w:sz w:val="24"/>
          <w:szCs w:val="24"/>
        </w:rPr>
      </w:pPr>
    </w:p>
    <w:p w14:paraId="73D9F23D" w14:textId="0B2EF890" w:rsidR="00CF0B94" w:rsidRPr="007A3E4D" w:rsidRDefault="00CF0B94">
      <w:pPr>
        <w:rPr>
          <w:rFonts w:ascii="Helvetica" w:hAnsi="Helvetica" w:cs="Helvetica"/>
          <w:noProof/>
        </w:rPr>
      </w:pPr>
      <w:r w:rsidRPr="007A3E4D">
        <w:rPr>
          <w:rFonts w:ascii="Helvetica" w:hAnsi="Helvetica" w:cs="Helvetica"/>
          <w:noProof/>
        </w:rPr>
        <w:br w:type="page"/>
      </w:r>
    </w:p>
    <w:p w14:paraId="142F968B" w14:textId="1F421C3A" w:rsidR="00AE0A0F" w:rsidRPr="007A3E4D" w:rsidRDefault="00042F67" w:rsidP="005662E3">
      <w:pPr>
        <w:pStyle w:val="Heading2"/>
        <w:rPr>
          <w:rFonts w:ascii="Helvetica" w:hAnsi="Helvetica" w:cs="Helvetica"/>
        </w:rPr>
      </w:pPr>
      <w:bookmarkStart w:id="22" w:name="_Toc20309928"/>
      <w:r w:rsidRPr="007A3E4D">
        <w:rPr>
          <w:rFonts w:ascii="Helvetica" w:hAnsi="Helvetica" w:cs="Helvetica"/>
        </w:rPr>
        <w:lastRenderedPageBreak/>
        <w:t>PART</w:t>
      </w:r>
      <w:r w:rsidR="000A2A2A" w:rsidRPr="007A3E4D">
        <w:rPr>
          <w:rFonts w:ascii="Helvetica" w:hAnsi="Helvetica" w:cs="Helvetica"/>
        </w:rPr>
        <w:t xml:space="preserve"> 7</w:t>
      </w:r>
      <w:r w:rsidR="00450EA3" w:rsidRPr="007A3E4D">
        <w:rPr>
          <w:rFonts w:ascii="Helvetica" w:hAnsi="Helvetica" w:cs="Helvetica"/>
        </w:rPr>
        <w:t>. T</w:t>
      </w:r>
      <w:r w:rsidR="00B12028" w:rsidRPr="007A3E4D">
        <w:rPr>
          <w:rFonts w:ascii="Helvetica" w:hAnsi="Helvetica" w:cs="Helvetica"/>
        </w:rPr>
        <w:t>hreshold Sequencing</w:t>
      </w:r>
      <w:r w:rsidR="00450EA3" w:rsidRPr="007A3E4D">
        <w:rPr>
          <w:rFonts w:ascii="Helvetica" w:hAnsi="Helvetica" w:cs="Helvetica"/>
        </w:rPr>
        <w:t>– MATLAB</w:t>
      </w:r>
      <w:bookmarkEnd w:id="22"/>
      <w:r w:rsidR="00450EA3" w:rsidRPr="007A3E4D">
        <w:rPr>
          <w:rFonts w:ascii="Helvetica" w:hAnsi="Helvetica" w:cs="Helvetica"/>
        </w:rPr>
        <w:t xml:space="preserve"> </w:t>
      </w:r>
    </w:p>
    <w:p w14:paraId="1CAC4DC5" w14:textId="77777777" w:rsidR="000A2A2A" w:rsidRPr="007A3E4D" w:rsidRDefault="000A2A2A" w:rsidP="000A2A2A">
      <w:pPr>
        <w:pStyle w:val="NormalWeb"/>
        <w:contextualSpacing/>
        <w:rPr>
          <w:rFonts w:ascii="Helvetica" w:hAnsi="Helvetica" w:cs="Helvetica"/>
          <w:b/>
          <w:color w:val="1F497D" w:themeColor="text2"/>
          <w:sz w:val="24"/>
          <w:szCs w:val="24"/>
        </w:rPr>
      </w:pPr>
      <w:r w:rsidRPr="007A3E4D">
        <w:rPr>
          <w:rFonts w:ascii="Helvetica" w:hAnsi="Helvetica" w:cs="Helvetica"/>
          <w:b/>
          <w:color w:val="1F497D" w:themeColor="text2"/>
          <w:sz w:val="24"/>
          <w:szCs w:val="24"/>
        </w:rPr>
        <w:t>DEFINITION</w:t>
      </w:r>
    </w:p>
    <w:p w14:paraId="19303D36" w14:textId="41955B70" w:rsidR="000A2A2A" w:rsidRPr="00B74DF8" w:rsidRDefault="00D331BC" w:rsidP="000A2A2A">
      <w:pPr>
        <w:pStyle w:val="NormalWeb"/>
        <w:rPr>
          <w:rFonts w:ascii="Helvetica" w:hAnsi="Helvetica" w:cs="Helvetica"/>
          <w:sz w:val="22"/>
          <w:szCs w:val="22"/>
        </w:rPr>
      </w:pPr>
      <w:r w:rsidRPr="00B74DF8">
        <w:rPr>
          <w:rFonts w:ascii="Helvetica" w:hAnsi="Helvetica" w:cs="Helvetica"/>
          <w:sz w:val="22"/>
          <w:szCs w:val="22"/>
        </w:rPr>
        <w:t>Threshold sequencing is a Quality control step</w:t>
      </w:r>
      <w:r w:rsidR="00D20C4D" w:rsidRPr="00B74DF8">
        <w:rPr>
          <w:rFonts w:ascii="Helvetica" w:hAnsi="Helvetica" w:cs="Helvetica"/>
          <w:sz w:val="22"/>
          <w:szCs w:val="22"/>
        </w:rPr>
        <w:t>, where data is filtered depending on the Quality threshold and general stain threshold.</w:t>
      </w:r>
    </w:p>
    <w:p w14:paraId="19E1A0AC" w14:textId="31521617" w:rsidR="00D20C4D" w:rsidRPr="00B74DF8" w:rsidRDefault="00D20C4D" w:rsidP="000A2A2A">
      <w:pPr>
        <w:pStyle w:val="NormalWeb"/>
        <w:rPr>
          <w:rFonts w:ascii="Helvetica" w:hAnsi="Helvetica" w:cs="Helvetica"/>
          <w:b/>
          <w:bCs/>
          <w:sz w:val="22"/>
          <w:szCs w:val="22"/>
        </w:rPr>
      </w:pPr>
      <w:r w:rsidRPr="00B74DF8">
        <w:rPr>
          <w:rFonts w:ascii="Helvetica" w:hAnsi="Helvetica" w:cs="Helvetica"/>
          <w:b/>
          <w:bCs/>
          <w:sz w:val="22"/>
          <w:szCs w:val="22"/>
        </w:rPr>
        <w:t>-Quality threshold:</w:t>
      </w:r>
    </w:p>
    <w:p w14:paraId="7BE432D1" w14:textId="35264420" w:rsidR="00D20C4D" w:rsidRPr="00B74DF8" w:rsidRDefault="00D20C4D" w:rsidP="000A2A2A">
      <w:pPr>
        <w:pStyle w:val="NormalWeb"/>
        <w:rPr>
          <w:rFonts w:ascii="Helvetica" w:hAnsi="Helvetica" w:cs="Helvetica"/>
          <w:b/>
          <w:bCs/>
          <w:sz w:val="22"/>
          <w:szCs w:val="22"/>
        </w:rPr>
      </w:pPr>
      <w:r w:rsidRPr="00B74DF8">
        <w:rPr>
          <w:rFonts w:ascii="Helvetica" w:hAnsi="Helvetica" w:cs="Helvetica"/>
          <w:b/>
          <w:bCs/>
          <w:sz w:val="22"/>
          <w:szCs w:val="22"/>
        </w:rPr>
        <w:t>-General_strain_threshold:</w:t>
      </w:r>
    </w:p>
    <w:p w14:paraId="781916F2" w14:textId="7D781CA4" w:rsidR="000A2A2A" w:rsidRPr="007A3E4D" w:rsidRDefault="000A2A2A" w:rsidP="000A2A2A">
      <w:pPr>
        <w:pStyle w:val="NormalWeb"/>
        <w:contextualSpacing/>
        <w:rPr>
          <w:rFonts w:ascii="Helvetica" w:hAnsi="Helvetica" w:cs="Helvetica"/>
          <w:b/>
          <w:bCs/>
          <w:color w:val="C0504D" w:themeColor="accent2"/>
          <w:sz w:val="24"/>
          <w:szCs w:val="24"/>
        </w:rPr>
      </w:pPr>
      <w:r w:rsidRPr="007A3E4D">
        <w:rPr>
          <w:rFonts w:ascii="Helvetica" w:hAnsi="Helvetica" w:cs="Helvetica"/>
          <w:b/>
          <w:bCs/>
          <w:color w:val="C0504D" w:themeColor="accent2"/>
          <w:sz w:val="24"/>
          <w:szCs w:val="24"/>
        </w:rPr>
        <w:t xml:space="preserve">USAGE </w:t>
      </w:r>
    </w:p>
    <w:p w14:paraId="0305B86E" w14:textId="77777777" w:rsidR="000A2A2A" w:rsidRPr="00B74DF8" w:rsidRDefault="000A2A2A" w:rsidP="000A2A2A">
      <w:pPr>
        <w:pStyle w:val="NormalWeb"/>
        <w:contextualSpacing/>
        <w:rPr>
          <w:rFonts w:ascii="Helvetica" w:hAnsi="Helvetica" w:cs="Helvetica"/>
          <w:sz w:val="22"/>
          <w:szCs w:val="22"/>
          <w:lang w:val="de-AT"/>
        </w:rPr>
      </w:pPr>
    </w:p>
    <w:p w14:paraId="5D9BE294" w14:textId="3FF01316" w:rsidR="00450EA3" w:rsidRPr="00B74DF8" w:rsidRDefault="002B3FFB" w:rsidP="003E0CC8">
      <w:pPr>
        <w:pStyle w:val="NormalWeb"/>
        <w:numPr>
          <w:ilvl w:val="0"/>
          <w:numId w:val="29"/>
        </w:numPr>
        <w:contextualSpacing/>
        <w:rPr>
          <w:rFonts w:ascii="Helvetica" w:hAnsi="Helvetica" w:cs="Helvetica"/>
          <w:color w:val="4F6228" w:themeColor="accent3" w:themeShade="80"/>
          <w:sz w:val="22"/>
          <w:szCs w:val="22"/>
          <w:lang w:val="de-AT"/>
        </w:rPr>
      </w:pPr>
      <w:r w:rsidRPr="00B74DF8">
        <w:rPr>
          <w:rFonts w:ascii="Helvetica" w:hAnsi="Helvetica" w:cs="Helvetica"/>
          <w:noProof/>
          <w:color w:val="4F6228" w:themeColor="accent3" w:themeShade="80"/>
          <w:sz w:val="22"/>
          <w:szCs w:val="22"/>
        </w:rPr>
        <w:t>Choose functions to run</w:t>
      </w:r>
      <w:r w:rsidRPr="00B74DF8">
        <w:rPr>
          <w:rFonts w:ascii="Helvetica" w:hAnsi="Helvetica" w:cs="Helvetica"/>
          <w:color w:val="4F6228" w:themeColor="accent3" w:themeShade="80"/>
          <w:sz w:val="22"/>
          <w:szCs w:val="22"/>
        </w:rPr>
        <w:sym w:font="Wingdings 3" w:char="F075"/>
      </w:r>
      <w:r w:rsidRPr="00B74DF8">
        <w:rPr>
          <w:rFonts w:ascii="Helvetica" w:hAnsi="Helvetica" w:cs="Helvetica"/>
          <w:noProof/>
          <w:color w:val="4F6228" w:themeColor="accent3" w:themeShade="80"/>
          <w:sz w:val="22"/>
          <w:szCs w:val="22"/>
        </w:rPr>
        <w:t>RUN_THRESHOLD_YN</w:t>
      </w:r>
      <w:r w:rsidR="00450EA3" w:rsidRPr="00B74DF8">
        <w:rPr>
          <w:rFonts w:ascii="Helvetica" w:hAnsi="Helvetica" w:cs="Helvetica"/>
          <w:noProof/>
          <w:color w:val="4F6228" w:themeColor="accent3" w:themeShade="80"/>
          <w:sz w:val="22"/>
          <w:szCs w:val="22"/>
        </w:rPr>
        <w:t>=1</w:t>
      </w:r>
    </w:p>
    <w:p w14:paraId="1677B389" w14:textId="7896B3D1" w:rsidR="00B12028" w:rsidRPr="00B74DF8" w:rsidRDefault="00B12028" w:rsidP="003E0CC8">
      <w:pPr>
        <w:pStyle w:val="NormalWeb"/>
        <w:numPr>
          <w:ilvl w:val="0"/>
          <w:numId w:val="29"/>
        </w:numPr>
        <w:contextualSpacing/>
        <w:rPr>
          <w:rFonts w:ascii="Helvetica" w:hAnsi="Helvetica" w:cs="Helvetica"/>
          <w:color w:val="4F6228" w:themeColor="accent3" w:themeShade="80"/>
          <w:sz w:val="22"/>
          <w:szCs w:val="22"/>
          <w:lang w:val="de-AT"/>
        </w:rPr>
      </w:pPr>
      <w:r w:rsidRPr="00B74DF8">
        <w:rPr>
          <w:rFonts w:ascii="Helvetica" w:hAnsi="Helvetica" w:cs="Helvetica"/>
          <w:noProof/>
          <w:color w:val="4F6228" w:themeColor="accent3" w:themeShade="80"/>
          <w:sz w:val="22"/>
          <w:szCs w:val="22"/>
        </w:rPr>
        <w:t>Q.quality_threshold=0.35</w:t>
      </w:r>
    </w:p>
    <w:p w14:paraId="092F59DA" w14:textId="37DE585D" w:rsidR="00B12028" w:rsidRPr="00B74DF8" w:rsidRDefault="00B12028" w:rsidP="003E0CC8">
      <w:pPr>
        <w:pStyle w:val="NormalWeb"/>
        <w:numPr>
          <w:ilvl w:val="0"/>
          <w:numId w:val="29"/>
        </w:numPr>
        <w:contextualSpacing/>
        <w:rPr>
          <w:rFonts w:ascii="Helvetica" w:hAnsi="Helvetica" w:cs="Helvetica"/>
          <w:color w:val="4F6228" w:themeColor="accent3" w:themeShade="80"/>
          <w:sz w:val="22"/>
          <w:szCs w:val="22"/>
          <w:lang w:val="de-AT"/>
        </w:rPr>
      </w:pPr>
      <w:r w:rsidRPr="00B74DF8">
        <w:rPr>
          <w:rFonts w:ascii="Helvetica" w:hAnsi="Helvetica" w:cs="Helvetica"/>
          <w:noProof/>
          <w:color w:val="4F6228" w:themeColor="accent3" w:themeShade="80"/>
          <w:sz w:val="22"/>
          <w:szCs w:val="22"/>
        </w:rPr>
        <w:t>Q,general_stain_threshold=0.0000</w:t>
      </w:r>
      <w:r w:rsidR="0087430B" w:rsidRPr="00B74DF8">
        <w:rPr>
          <w:rFonts w:ascii="Helvetica" w:hAnsi="Helvetica" w:cs="Helvetica"/>
          <w:noProof/>
          <w:color w:val="4F6228" w:themeColor="accent3" w:themeShade="80"/>
          <w:sz w:val="22"/>
          <w:szCs w:val="22"/>
        </w:rPr>
        <w:t>0001</w:t>
      </w:r>
    </w:p>
    <w:p w14:paraId="3658ACD4" w14:textId="77777777" w:rsidR="00B12028" w:rsidRPr="00B74DF8" w:rsidRDefault="00B12028" w:rsidP="00B12028">
      <w:pPr>
        <w:pStyle w:val="NormalWeb"/>
        <w:contextualSpacing/>
        <w:rPr>
          <w:rFonts w:ascii="Helvetica" w:hAnsi="Helvetica" w:cs="Helvetica"/>
          <w:sz w:val="22"/>
          <w:szCs w:val="22"/>
          <w:lang w:val="de-AT"/>
        </w:rPr>
      </w:pPr>
    </w:p>
    <w:p w14:paraId="27E549FD" w14:textId="77777777" w:rsidR="005662E3" w:rsidRPr="00B74DF8" w:rsidRDefault="005662E3" w:rsidP="00B12028">
      <w:pPr>
        <w:pStyle w:val="NormalWeb"/>
        <w:numPr>
          <w:ilvl w:val="0"/>
          <w:numId w:val="34"/>
        </w:numPr>
        <w:contextualSpacing/>
        <w:rPr>
          <w:rFonts w:ascii="Helvetica" w:hAnsi="Helvetica" w:cs="Helvetica"/>
          <w:sz w:val="22"/>
          <w:szCs w:val="22"/>
          <w:lang w:val="de-AT"/>
        </w:rPr>
      </w:pPr>
      <w:r w:rsidRPr="00B74DF8">
        <w:rPr>
          <w:rFonts w:ascii="Helvetica" w:hAnsi="Helvetica" w:cs="Helvetica"/>
          <w:sz w:val="22"/>
          <w:szCs w:val="22"/>
          <w:lang w:val="de-AT"/>
        </w:rPr>
        <w:t xml:space="preserve">Output: QT_0.4_0.001.mat, </w:t>
      </w:r>
    </w:p>
    <w:p w14:paraId="274B7C04" w14:textId="77777777" w:rsidR="005662E3" w:rsidRPr="00B74DF8" w:rsidRDefault="005662E3" w:rsidP="00B12028">
      <w:pPr>
        <w:pStyle w:val="NormalWeb"/>
        <w:numPr>
          <w:ilvl w:val="0"/>
          <w:numId w:val="34"/>
        </w:numPr>
        <w:contextualSpacing/>
        <w:rPr>
          <w:rFonts w:ascii="Helvetica" w:hAnsi="Helvetica" w:cs="Helvetica"/>
          <w:sz w:val="22"/>
          <w:szCs w:val="22"/>
          <w:lang w:val="de-AT"/>
        </w:rPr>
      </w:pPr>
      <w:r w:rsidRPr="00B74DF8">
        <w:rPr>
          <w:rFonts w:ascii="Helvetica" w:hAnsi="Helvetica" w:cs="Helvetica"/>
          <w:sz w:val="22"/>
          <w:szCs w:val="22"/>
          <w:lang w:val="de-AT"/>
        </w:rPr>
        <w:t xml:space="preserve">QT_0.4_0.001_code_n_count.csv, </w:t>
      </w:r>
    </w:p>
    <w:p w14:paraId="6B2232BD" w14:textId="77777777" w:rsidR="005662E3" w:rsidRPr="00B74DF8" w:rsidRDefault="005662E3" w:rsidP="00B12028">
      <w:pPr>
        <w:pStyle w:val="NormalWeb"/>
        <w:numPr>
          <w:ilvl w:val="0"/>
          <w:numId w:val="34"/>
        </w:numPr>
        <w:contextualSpacing/>
        <w:rPr>
          <w:rFonts w:ascii="Helvetica" w:hAnsi="Helvetica" w:cs="Helvetica"/>
          <w:sz w:val="22"/>
          <w:szCs w:val="22"/>
          <w:lang w:val="de-AT"/>
        </w:rPr>
      </w:pPr>
      <w:r w:rsidRPr="00B74DF8">
        <w:rPr>
          <w:rFonts w:ascii="Helvetica" w:hAnsi="Helvetica" w:cs="Helvetica"/>
          <w:sz w:val="22"/>
          <w:szCs w:val="22"/>
          <w:lang w:val="de-AT"/>
        </w:rPr>
        <w:t xml:space="preserve">QT_0.4_0.001_details.csv, </w:t>
      </w:r>
    </w:p>
    <w:p w14:paraId="54610854" w14:textId="1A01644A" w:rsidR="005662E3" w:rsidRPr="00B74DF8" w:rsidRDefault="005662E3" w:rsidP="00B12028">
      <w:pPr>
        <w:pStyle w:val="NormalWeb"/>
        <w:numPr>
          <w:ilvl w:val="0"/>
          <w:numId w:val="34"/>
        </w:numPr>
        <w:contextualSpacing/>
        <w:rPr>
          <w:rFonts w:ascii="Helvetica" w:hAnsi="Helvetica" w:cs="Helvetica"/>
          <w:sz w:val="22"/>
          <w:szCs w:val="22"/>
          <w:lang w:val="de-AT"/>
        </w:rPr>
      </w:pPr>
      <w:r w:rsidRPr="00B74DF8">
        <w:rPr>
          <w:rFonts w:ascii="Helvetica" w:hAnsi="Helvetica" w:cs="Helvetica"/>
          <w:sz w:val="22"/>
          <w:szCs w:val="22"/>
          <w:lang w:val="de-AT"/>
        </w:rPr>
        <w:t>QT_0.4_0.001_gene_n_count.csv</w:t>
      </w:r>
    </w:p>
    <w:p w14:paraId="43797132" w14:textId="77777777" w:rsidR="00095301" w:rsidRPr="007A3E4D" w:rsidRDefault="00095301" w:rsidP="00095301">
      <w:pPr>
        <w:pStyle w:val="NormalWeb"/>
        <w:contextualSpacing/>
        <w:rPr>
          <w:rFonts w:ascii="Helvetica" w:hAnsi="Helvetica" w:cs="Helvetica"/>
          <w:sz w:val="24"/>
          <w:szCs w:val="24"/>
          <w:lang w:val="de-AT"/>
        </w:rPr>
      </w:pPr>
    </w:p>
    <w:p w14:paraId="24F85EC9" w14:textId="675913C4" w:rsidR="00095301" w:rsidRPr="007A3E4D" w:rsidRDefault="00095301" w:rsidP="00095301">
      <w:pPr>
        <w:pStyle w:val="NormalWeb"/>
        <w:contextualSpacing/>
        <w:rPr>
          <w:rFonts w:ascii="Helvetica" w:hAnsi="Helvetica" w:cs="Helvetica"/>
          <w:sz w:val="24"/>
          <w:szCs w:val="24"/>
          <w:lang w:val="de-AT"/>
        </w:rPr>
      </w:pPr>
      <w:r w:rsidRPr="007A3E4D">
        <w:rPr>
          <w:rFonts w:ascii="Helvetica" w:hAnsi="Helvetica" w:cs="Helvetica"/>
          <w:noProof/>
          <w:sz w:val="24"/>
          <w:szCs w:val="24"/>
        </w:rPr>
        <w:drawing>
          <wp:inline distT="0" distB="0" distL="0" distR="0" wp14:anchorId="5F5842BB" wp14:editId="6348343B">
            <wp:extent cx="4667693" cy="2608830"/>
            <wp:effectExtent l="0" t="0" r="0" b="127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4"/>
                    <a:stretch>
                      <a:fillRect/>
                    </a:stretch>
                  </pic:blipFill>
                  <pic:spPr>
                    <a:xfrm>
                      <a:off x="0" y="0"/>
                      <a:ext cx="4674385" cy="2612570"/>
                    </a:xfrm>
                    <a:prstGeom prst="rect">
                      <a:avLst/>
                    </a:prstGeom>
                  </pic:spPr>
                </pic:pic>
              </a:graphicData>
            </a:graphic>
          </wp:inline>
        </w:drawing>
      </w:r>
    </w:p>
    <w:p w14:paraId="31C4E2F6" w14:textId="77777777" w:rsidR="00095301" w:rsidRPr="007A3E4D" w:rsidRDefault="00095301" w:rsidP="00095301">
      <w:pPr>
        <w:pStyle w:val="NormalWeb"/>
        <w:contextualSpacing/>
        <w:rPr>
          <w:rFonts w:ascii="Helvetica" w:hAnsi="Helvetica" w:cs="Helvetica"/>
          <w:sz w:val="24"/>
          <w:szCs w:val="24"/>
          <w:lang w:val="de-AT"/>
        </w:rPr>
      </w:pPr>
    </w:p>
    <w:p w14:paraId="4FD30F72" w14:textId="77777777" w:rsidR="00095301" w:rsidRPr="007A3E4D" w:rsidRDefault="00095301" w:rsidP="00095301">
      <w:pPr>
        <w:pStyle w:val="NormalWeb"/>
        <w:contextualSpacing/>
        <w:rPr>
          <w:rFonts w:ascii="Helvetica" w:hAnsi="Helvetica" w:cs="Helvetica"/>
          <w:sz w:val="24"/>
          <w:szCs w:val="24"/>
          <w:lang w:val="de-AT"/>
        </w:rPr>
      </w:pPr>
    </w:p>
    <w:p w14:paraId="5CB26877" w14:textId="4477A65B" w:rsidR="005662E3" w:rsidRPr="007A3E4D" w:rsidRDefault="00095301" w:rsidP="002F59AF">
      <w:pPr>
        <w:pStyle w:val="NormalWeb"/>
        <w:rPr>
          <w:rFonts w:ascii="Helvetica" w:hAnsi="Helvetica" w:cs="Helvetica"/>
          <w:sz w:val="24"/>
          <w:szCs w:val="24"/>
        </w:rPr>
      </w:pPr>
      <w:r w:rsidRPr="007A3E4D">
        <w:rPr>
          <w:rFonts w:ascii="Helvetica" w:hAnsi="Helvetica" w:cs="Helvetica"/>
          <w:noProof/>
          <w:sz w:val="24"/>
          <w:szCs w:val="24"/>
        </w:rPr>
        <w:drawing>
          <wp:inline distT="0" distB="0" distL="0" distR="0" wp14:anchorId="3D35DA09" wp14:editId="3835252B">
            <wp:extent cx="4614531" cy="18329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4628070" cy="1838373"/>
                    </a:xfrm>
                    <a:prstGeom prst="rect">
                      <a:avLst/>
                    </a:prstGeom>
                  </pic:spPr>
                </pic:pic>
              </a:graphicData>
            </a:graphic>
          </wp:inline>
        </w:drawing>
      </w:r>
    </w:p>
    <w:p w14:paraId="7A306E65" w14:textId="48FC7C2F" w:rsidR="00095301" w:rsidRPr="007A3E4D" w:rsidRDefault="00095301" w:rsidP="00BD27EF">
      <w:pPr>
        <w:pStyle w:val="NormalWeb"/>
        <w:rPr>
          <w:rFonts w:ascii="Helvetica" w:hAnsi="Helvetica" w:cs="Helvetica"/>
          <w:sz w:val="24"/>
          <w:szCs w:val="24"/>
        </w:rPr>
      </w:pPr>
      <w:r w:rsidRPr="007A3E4D">
        <w:rPr>
          <w:rFonts w:ascii="Helvetica" w:hAnsi="Helvetica" w:cs="Helvetica"/>
          <w:noProof/>
          <w:sz w:val="24"/>
          <w:szCs w:val="24"/>
        </w:rPr>
        <w:lastRenderedPageBreak/>
        <w:drawing>
          <wp:inline distT="0" distB="0" distL="0" distR="0" wp14:anchorId="66BF3EB8" wp14:editId="5FB39D7B">
            <wp:extent cx="4401879" cy="2471981"/>
            <wp:effectExtent l="0" t="0" r="0" b="508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a:stretch>
                      <a:fillRect/>
                    </a:stretch>
                  </pic:blipFill>
                  <pic:spPr>
                    <a:xfrm>
                      <a:off x="0" y="0"/>
                      <a:ext cx="4414899" cy="2479293"/>
                    </a:xfrm>
                    <a:prstGeom prst="rect">
                      <a:avLst/>
                    </a:prstGeom>
                  </pic:spPr>
                </pic:pic>
              </a:graphicData>
            </a:graphic>
          </wp:inline>
        </w:drawing>
      </w:r>
    </w:p>
    <w:p w14:paraId="2DDA0726" w14:textId="34082482" w:rsidR="0032340E" w:rsidRPr="007A3E4D" w:rsidRDefault="00042F67" w:rsidP="00144027">
      <w:pPr>
        <w:pStyle w:val="Heading2"/>
        <w:rPr>
          <w:rFonts w:ascii="Helvetica" w:hAnsi="Helvetica" w:cs="Helvetica"/>
        </w:rPr>
      </w:pPr>
      <w:bookmarkStart w:id="23" w:name="_Toc20309929"/>
      <w:r w:rsidRPr="007A3E4D">
        <w:rPr>
          <w:rFonts w:ascii="Helvetica" w:hAnsi="Helvetica" w:cs="Helvetica"/>
        </w:rPr>
        <w:t>PART</w:t>
      </w:r>
      <w:r w:rsidR="000A2A2A" w:rsidRPr="007A3E4D">
        <w:rPr>
          <w:rFonts w:ascii="Helvetica" w:hAnsi="Helvetica" w:cs="Helvetica"/>
        </w:rPr>
        <w:t xml:space="preserve"> 8</w:t>
      </w:r>
      <w:r w:rsidRPr="007A3E4D">
        <w:rPr>
          <w:rFonts w:ascii="Helvetica" w:hAnsi="Helvetica" w:cs="Helvetica"/>
        </w:rPr>
        <w:t xml:space="preserve">. Plotting </w:t>
      </w:r>
      <w:r w:rsidR="005A6E46" w:rsidRPr="007A3E4D">
        <w:rPr>
          <w:rFonts w:ascii="Helvetica" w:hAnsi="Helvetica" w:cs="Helvetica"/>
        </w:rPr>
        <w:t xml:space="preserve">Global Sequencing </w:t>
      </w:r>
      <w:r w:rsidRPr="007A3E4D">
        <w:rPr>
          <w:rFonts w:ascii="Helvetica" w:hAnsi="Helvetica" w:cs="Helvetica"/>
        </w:rPr>
        <w:t>– MATLAB</w:t>
      </w:r>
      <w:bookmarkEnd w:id="23"/>
      <w:r w:rsidRPr="007A3E4D">
        <w:rPr>
          <w:rFonts w:ascii="Helvetica" w:hAnsi="Helvetica" w:cs="Helvetica"/>
        </w:rPr>
        <w:t xml:space="preserve"> </w:t>
      </w:r>
    </w:p>
    <w:p w14:paraId="4621E9AC" w14:textId="5D553834" w:rsidR="009A51D9" w:rsidRPr="00B74DF8" w:rsidRDefault="00B503B4" w:rsidP="009A51D9">
      <w:pPr>
        <w:pStyle w:val="NormalWeb"/>
        <w:contextualSpacing/>
        <w:rPr>
          <w:rFonts w:ascii="Helvetica" w:hAnsi="Helvetica" w:cs="Helvetica"/>
          <w:sz w:val="22"/>
          <w:szCs w:val="22"/>
        </w:rPr>
      </w:pPr>
      <w:r w:rsidRPr="00B74DF8">
        <w:rPr>
          <w:rFonts w:ascii="Helvetica" w:hAnsi="Helvetica" w:cs="Helvetica"/>
          <w:sz w:val="22"/>
          <w:szCs w:val="22"/>
        </w:rPr>
        <w:t xml:space="preserve">To create Plots </w:t>
      </w:r>
      <w:r w:rsidR="00E73325" w:rsidRPr="00B74DF8">
        <w:rPr>
          <w:rFonts w:ascii="Helvetica" w:hAnsi="Helvetica" w:cs="Helvetica"/>
          <w:sz w:val="22"/>
          <w:szCs w:val="22"/>
        </w:rPr>
        <w:t>Background</w:t>
      </w:r>
      <w:r w:rsidRPr="00B74DF8">
        <w:rPr>
          <w:rFonts w:ascii="Helvetica" w:hAnsi="Helvetica" w:cs="Helvetica"/>
          <w:sz w:val="22"/>
          <w:szCs w:val="22"/>
        </w:rPr>
        <w:t xml:space="preserve"> Image</w:t>
      </w:r>
      <w:r w:rsidR="00B7795E" w:rsidRPr="00B74DF8">
        <w:rPr>
          <w:rFonts w:ascii="Helvetica" w:hAnsi="Helvetica" w:cs="Helvetica"/>
          <w:sz w:val="22"/>
          <w:szCs w:val="22"/>
        </w:rPr>
        <w:sym w:font="Wingdings 3" w:char="F075"/>
      </w:r>
      <w:r w:rsidR="005A6E46" w:rsidRPr="00B74DF8">
        <w:rPr>
          <w:rFonts w:ascii="Helvetica" w:hAnsi="Helvetica" w:cs="Helvetica"/>
          <w:b/>
          <w:bCs/>
          <w:sz w:val="22"/>
          <w:szCs w:val="22"/>
        </w:rPr>
        <w:t>Open</w:t>
      </w:r>
      <w:r w:rsidR="00D869A9" w:rsidRPr="00B74DF8">
        <w:rPr>
          <w:rFonts w:ascii="Helvetica" w:hAnsi="Helvetica" w:cs="Helvetica"/>
          <w:b/>
          <w:bCs/>
          <w:sz w:val="22"/>
          <w:szCs w:val="22"/>
        </w:rPr>
        <w:t xml:space="preserve"> </w:t>
      </w:r>
      <w:r w:rsidR="005A6E46" w:rsidRPr="00B74DF8">
        <w:rPr>
          <w:rFonts w:ascii="Helvetica" w:hAnsi="Helvetica" w:cs="Helvetica"/>
          <w:b/>
          <w:bCs/>
          <w:sz w:val="22"/>
          <w:szCs w:val="22"/>
        </w:rPr>
        <w:t xml:space="preserve">DAPI Reference Base Image, </w:t>
      </w:r>
      <w:r w:rsidR="00D869A9" w:rsidRPr="00B74DF8">
        <w:rPr>
          <w:rFonts w:ascii="Helvetica" w:hAnsi="Helvetica" w:cs="Helvetica"/>
          <w:b/>
          <w:bCs/>
          <w:sz w:val="22"/>
          <w:szCs w:val="22"/>
        </w:rPr>
        <w:t>Stitched and Projected MIP</w:t>
      </w:r>
      <w:r w:rsidR="00D869A9" w:rsidRPr="00B74DF8">
        <w:rPr>
          <w:rFonts w:ascii="Helvetica" w:hAnsi="Helvetica" w:cs="Helvetica"/>
          <w:sz w:val="22"/>
          <w:szCs w:val="22"/>
        </w:rPr>
        <w:t xml:space="preserve"> file</w:t>
      </w:r>
      <w:r w:rsidR="005A6E46" w:rsidRPr="00B74DF8">
        <w:rPr>
          <w:rFonts w:ascii="Helvetica" w:hAnsi="Helvetica" w:cs="Helvetica"/>
          <w:sz w:val="22"/>
          <w:szCs w:val="22"/>
        </w:rPr>
        <w:t xml:space="preserve"> </w:t>
      </w:r>
      <w:r w:rsidR="005A6E46" w:rsidRPr="00B74DF8">
        <w:rPr>
          <w:rFonts w:ascii="Helvetica" w:hAnsi="Helvetica" w:cs="Helvetica"/>
          <w:color w:val="FF0000"/>
          <w:sz w:val="22"/>
          <w:szCs w:val="22"/>
        </w:rPr>
        <w:t>in ZEN BLUE</w:t>
      </w:r>
      <w:r w:rsidR="009A51D9" w:rsidRPr="00B74DF8">
        <w:rPr>
          <w:rFonts w:ascii="Helvetica" w:hAnsi="Helvetica" w:cs="Helvetica"/>
          <w:sz w:val="22"/>
          <w:szCs w:val="22"/>
        </w:rPr>
        <w:t>:</w:t>
      </w:r>
    </w:p>
    <w:p w14:paraId="5A960FE2" w14:textId="77777777" w:rsidR="00C46A50" w:rsidRPr="00B74DF8" w:rsidRDefault="00C46A50" w:rsidP="009A51D9">
      <w:pPr>
        <w:pStyle w:val="NormalWeb"/>
        <w:contextualSpacing/>
        <w:rPr>
          <w:rFonts w:ascii="Helvetica" w:hAnsi="Helvetica" w:cs="Helvetica"/>
          <w:sz w:val="22"/>
          <w:szCs w:val="22"/>
        </w:rPr>
      </w:pPr>
    </w:p>
    <w:p w14:paraId="5EBC8DB2" w14:textId="4C939E39" w:rsidR="0032340E" w:rsidRPr="00B74DF8" w:rsidRDefault="00C46A50" w:rsidP="002F59AF">
      <w:pPr>
        <w:pStyle w:val="NormalWeb"/>
        <w:numPr>
          <w:ilvl w:val="0"/>
          <w:numId w:val="30"/>
        </w:numPr>
        <w:rPr>
          <w:rFonts w:ascii="Helvetica" w:hAnsi="Helvetica" w:cs="Helvetica"/>
          <w:sz w:val="22"/>
          <w:szCs w:val="22"/>
        </w:rPr>
      </w:pPr>
      <w:r w:rsidRPr="00B74DF8">
        <w:rPr>
          <w:rFonts w:ascii="Helvetica" w:hAnsi="Helvetica" w:cs="Helvetica"/>
          <w:sz w:val="22"/>
          <w:szCs w:val="22"/>
        </w:rPr>
        <w:t>In PROCCESSING tab</w:t>
      </w:r>
      <w:r w:rsidRPr="00B74DF8">
        <w:rPr>
          <w:rFonts w:ascii="Helvetica" w:hAnsi="Helvetica" w:cs="Helvetica"/>
          <w:sz w:val="22"/>
          <w:szCs w:val="22"/>
        </w:rPr>
        <w:sym w:font="Wingdings 3" w:char="F075"/>
      </w:r>
      <w:r w:rsidRPr="00B74DF8">
        <w:rPr>
          <w:rFonts w:ascii="Helvetica" w:hAnsi="Helvetica" w:cs="Helvetica"/>
          <w:sz w:val="22"/>
          <w:szCs w:val="22"/>
        </w:rPr>
        <w:t>IMAGE EXPORT</w:t>
      </w:r>
      <w:r w:rsidRPr="00B74DF8">
        <w:rPr>
          <w:rFonts w:ascii="Helvetica" w:hAnsi="Helvetica" w:cs="Helvetica"/>
          <w:sz w:val="22"/>
          <w:szCs w:val="22"/>
        </w:rPr>
        <w:sym w:font="Wingdings 3" w:char="F075"/>
      </w:r>
      <w:r w:rsidRPr="00B74DF8">
        <w:rPr>
          <w:rFonts w:ascii="Helvetica" w:hAnsi="Helvetica" w:cs="Helvetica"/>
          <w:sz w:val="22"/>
          <w:szCs w:val="22"/>
        </w:rPr>
        <w:t>Set PARAMETERS</w:t>
      </w:r>
      <w:r w:rsidRPr="00B74DF8">
        <w:rPr>
          <w:rFonts w:ascii="Helvetica" w:hAnsi="Helvetica" w:cs="Helvetica"/>
          <w:sz w:val="22"/>
          <w:szCs w:val="22"/>
        </w:rPr>
        <w:sym w:font="Wingdings 3" w:char="F075"/>
      </w:r>
      <w:r w:rsidR="001842F0" w:rsidRPr="00B74DF8">
        <w:rPr>
          <w:rFonts w:ascii="Helvetica" w:hAnsi="Helvetica" w:cs="Helvetica"/>
          <w:sz w:val="22"/>
          <w:szCs w:val="22"/>
        </w:rPr>
        <w:t>JPEG</w:t>
      </w:r>
      <w:r w:rsidR="004879C2" w:rsidRPr="00B74DF8">
        <w:rPr>
          <w:rFonts w:ascii="Helvetica" w:hAnsi="Helvetica" w:cs="Helvetica"/>
          <w:sz w:val="22"/>
          <w:szCs w:val="22"/>
        </w:rPr>
        <w:t>, COMPRESSION=20%</w:t>
      </w:r>
      <w:r w:rsidRPr="00B74DF8">
        <w:rPr>
          <w:rFonts w:ascii="Helvetica" w:hAnsi="Helvetica" w:cs="Helvetica"/>
          <w:sz w:val="22"/>
          <w:szCs w:val="22"/>
        </w:rPr>
        <w:t>, ORIGINAL DATA</w:t>
      </w:r>
      <w:r w:rsidRPr="00B74DF8">
        <w:rPr>
          <w:rFonts w:ascii="Helvetica" w:hAnsi="Helvetica" w:cs="Helvetica"/>
          <w:sz w:val="22"/>
          <w:szCs w:val="22"/>
        </w:rPr>
        <w:sym w:font="Wingdings 3" w:char="F075"/>
      </w:r>
      <w:r w:rsidRPr="00B74DF8">
        <w:rPr>
          <w:rFonts w:ascii="Helvetica" w:hAnsi="Helvetica" w:cs="Helvetica"/>
          <w:sz w:val="22"/>
          <w:szCs w:val="22"/>
        </w:rPr>
        <w:t xml:space="preserve">Uncheck MERGED CHANNELS IMAGE, </w:t>
      </w:r>
      <w:r w:rsidRPr="00B74DF8">
        <w:rPr>
          <w:rFonts w:ascii="Helvetica" w:hAnsi="Helvetica" w:cs="Helvetica"/>
          <w:sz w:val="22"/>
          <w:szCs w:val="22"/>
        </w:rPr>
        <w:sym w:font="Wingdings 3" w:char="F075"/>
      </w:r>
      <w:r w:rsidRPr="00B74DF8">
        <w:rPr>
          <w:rFonts w:ascii="Helvetica" w:hAnsi="Helvetica" w:cs="Helvetica"/>
          <w:sz w:val="22"/>
          <w:szCs w:val="22"/>
        </w:rPr>
        <w:t xml:space="preserve">Uncheck “CONVERT TO 8Bit” </w:t>
      </w:r>
      <w:r w:rsidRPr="00B74DF8">
        <w:rPr>
          <w:rFonts w:ascii="Helvetica" w:hAnsi="Helvetica" w:cs="Helvetica"/>
          <w:sz w:val="22"/>
          <w:szCs w:val="22"/>
        </w:rPr>
        <w:sym w:font="Wingdings 3" w:char="F075"/>
      </w:r>
      <w:r w:rsidR="004879C2" w:rsidRPr="00B74DF8">
        <w:rPr>
          <w:rFonts w:ascii="Helvetica" w:hAnsi="Helvetica" w:cs="Helvetica"/>
          <w:sz w:val="22"/>
          <w:szCs w:val="22"/>
        </w:rPr>
        <w:t xml:space="preserve">EXPORT TO – </w:t>
      </w:r>
      <w:r w:rsidR="00A90B5A" w:rsidRPr="00B74DF8">
        <w:rPr>
          <w:rFonts w:ascii="Helvetica" w:hAnsi="Helvetica" w:cs="Helvetica"/>
          <w:sz w:val="22"/>
          <w:szCs w:val="22"/>
        </w:rPr>
        <w:t>Create Background folder</w:t>
      </w:r>
    </w:p>
    <w:p w14:paraId="5629BF28" w14:textId="64A92497" w:rsidR="00E871E8" w:rsidRPr="00B74DF8" w:rsidRDefault="00E871E8" w:rsidP="002F59AF">
      <w:pPr>
        <w:pStyle w:val="NormalWeb"/>
        <w:numPr>
          <w:ilvl w:val="0"/>
          <w:numId w:val="30"/>
        </w:numPr>
        <w:rPr>
          <w:rFonts w:ascii="Helvetica" w:hAnsi="Helvetica" w:cs="Helvetica"/>
          <w:sz w:val="22"/>
          <w:szCs w:val="22"/>
        </w:rPr>
      </w:pPr>
      <w:r w:rsidRPr="00B74DF8">
        <w:rPr>
          <w:rFonts w:ascii="Helvetica" w:hAnsi="Helvetica" w:cs="Helvetica"/>
          <w:sz w:val="22"/>
          <w:szCs w:val="22"/>
        </w:rPr>
        <w:t xml:space="preserve">Write down the image compression size or incorporate the into file name – will be further needed in </w:t>
      </w:r>
      <w:r w:rsidR="00244A41" w:rsidRPr="00B74DF8">
        <w:rPr>
          <w:rFonts w:ascii="Helvetica" w:hAnsi="Helvetica" w:cs="Helvetica"/>
          <w:sz w:val="22"/>
          <w:szCs w:val="22"/>
        </w:rPr>
        <w:t>p.scale MATLAB parameter</w:t>
      </w:r>
    </w:p>
    <w:p w14:paraId="0294BDEF" w14:textId="08B2E531" w:rsidR="0032340E" w:rsidRPr="00B74DF8" w:rsidRDefault="00B74DF8" w:rsidP="002F59AF">
      <w:pPr>
        <w:pStyle w:val="NormalWeb"/>
        <w:rPr>
          <w:rFonts w:ascii="Helvetica" w:hAnsi="Helvetica" w:cs="Helvetica"/>
          <w:b/>
          <w:sz w:val="24"/>
          <w:szCs w:val="24"/>
        </w:rPr>
      </w:pPr>
      <w:r>
        <w:rPr>
          <w:rFonts w:ascii="Helvetica" w:hAnsi="Helvetica" w:cs="Helvetica"/>
          <w:b/>
          <w:sz w:val="24"/>
          <w:szCs w:val="24"/>
        </w:rPr>
        <w:t xml:space="preserve">In </w:t>
      </w:r>
      <w:commentRangeStart w:id="24"/>
      <w:r w:rsidR="009A51D9" w:rsidRPr="00B74DF8">
        <w:rPr>
          <w:rFonts w:ascii="Helvetica" w:hAnsi="Helvetica" w:cs="Helvetica"/>
          <w:b/>
          <w:sz w:val="24"/>
          <w:szCs w:val="24"/>
        </w:rPr>
        <w:t>MATLAB</w:t>
      </w:r>
      <w:commentRangeEnd w:id="24"/>
      <w:r w:rsidR="00FE2987">
        <w:rPr>
          <w:rStyle w:val="CommentReference"/>
          <w:rFonts w:asciiTheme="minorHAnsi" w:hAnsiTheme="minorHAnsi" w:cstheme="minorBidi"/>
        </w:rPr>
        <w:commentReference w:id="24"/>
      </w:r>
    </w:p>
    <w:p w14:paraId="0F324910" w14:textId="7DFF2531" w:rsidR="005A6E46" w:rsidRPr="00B74DF8" w:rsidRDefault="005A6E46" w:rsidP="005A6E46">
      <w:pPr>
        <w:pStyle w:val="NormalWeb"/>
        <w:numPr>
          <w:ilvl w:val="0"/>
          <w:numId w:val="31"/>
        </w:numPr>
        <w:contextualSpacing/>
        <w:rPr>
          <w:rFonts w:ascii="Helvetica" w:hAnsi="Helvetica" w:cs="Helvetica"/>
          <w:color w:val="76923C" w:themeColor="accent3" w:themeShade="BF"/>
          <w:sz w:val="22"/>
          <w:szCs w:val="22"/>
          <w:lang w:val="de-AT"/>
        </w:rPr>
      </w:pPr>
      <w:r w:rsidRPr="00B74DF8">
        <w:rPr>
          <w:rFonts w:ascii="Helvetica" w:hAnsi="Helvetica" w:cs="Helvetica"/>
          <w:noProof/>
          <w:color w:val="76923C" w:themeColor="accent3" w:themeShade="BF"/>
          <w:sz w:val="22"/>
          <w:szCs w:val="22"/>
        </w:rPr>
        <w:t>Choose functions to run</w:t>
      </w:r>
      <w:r w:rsidRPr="00B74DF8">
        <w:rPr>
          <w:rFonts w:ascii="Helvetica" w:hAnsi="Helvetica" w:cs="Helvetica"/>
          <w:color w:val="76923C" w:themeColor="accent3" w:themeShade="BF"/>
          <w:sz w:val="22"/>
          <w:szCs w:val="22"/>
        </w:rPr>
        <w:sym w:font="Wingdings 3" w:char="F075"/>
      </w:r>
      <w:r w:rsidRPr="00B74DF8">
        <w:rPr>
          <w:rFonts w:ascii="Helvetica" w:hAnsi="Helvetica" w:cs="Helvetica"/>
          <w:noProof/>
          <w:color w:val="76923C" w:themeColor="accent3" w:themeShade="BF"/>
          <w:sz w:val="22"/>
          <w:szCs w:val="22"/>
        </w:rPr>
        <w:t>RUN_PLOTTING_GLOBAL_YN=1</w:t>
      </w:r>
    </w:p>
    <w:p w14:paraId="742ECDC8" w14:textId="115781D9" w:rsidR="009A51D9" w:rsidRPr="00B74DF8" w:rsidRDefault="004F355C" w:rsidP="009A51D9">
      <w:pPr>
        <w:pStyle w:val="NormalWeb"/>
        <w:numPr>
          <w:ilvl w:val="0"/>
          <w:numId w:val="31"/>
        </w:numPr>
        <w:rPr>
          <w:rFonts w:ascii="Helvetica" w:hAnsi="Helvetica" w:cs="Helvetica"/>
          <w:color w:val="76923C" w:themeColor="accent3" w:themeShade="BF"/>
          <w:sz w:val="22"/>
          <w:szCs w:val="22"/>
        </w:rPr>
      </w:pPr>
      <w:r w:rsidRPr="00B74DF8">
        <w:rPr>
          <w:rFonts w:ascii="Helvetica" w:hAnsi="Helvetica" w:cs="Helvetica"/>
          <w:color w:val="76923C" w:themeColor="accent3" w:themeShade="BF"/>
          <w:sz w:val="22"/>
          <w:szCs w:val="22"/>
        </w:rPr>
        <w:t xml:space="preserve">P.BACKGROUND_IMAGE=path to </w:t>
      </w:r>
      <w:r w:rsidR="009A51D9" w:rsidRPr="00B74DF8">
        <w:rPr>
          <w:rFonts w:ascii="Helvetica" w:hAnsi="Helvetica" w:cs="Helvetica"/>
          <w:color w:val="76923C" w:themeColor="accent3" w:themeShade="BF"/>
          <w:sz w:val="22"/>
          <w:szCs w:val="22"/>
        </w:rPr>
        <w:t>Background image</w:t>
      </w:r>
      <w:r w:rsidRPr="00B74DF8">
        <w:rPr>
          <w:rFonts w:ascii="Helvetica" w:hAnsi="Helvetica" w:cs="Helvetica"/>
          <w:color w:val="76923C" w:themeColor="accent3" w:themeShade="BF"/>
          <w:sz w:val="22"/>
          <w:szCs w:val="22"/>
        </w:rPr>
        <w:t xml:space="preserve"> file </w:t>
      </w:r>
    </w:p>
    <w:p w14:paraId="3BA03B98" w14:textId="17D78D6E" w:rsidR="009A51D9" w:rsidRPr="00B74DF8" w:rsidRDefault="00403F33" w:rsidP="009A51D9">
      <w:pPr>
        <w:pStyle w:val="NormalWeb"/>
        <w:numPr>
          <w:ilvl w:val="0"/>
          <w:numId w:val="31"/>
        </w:numPr>
        <w:rPr>
          <w:rFonts w:ascii="Helvetica" w:hAnsi="Helvetica" w:cs="Helvetica"/>
          <w:color w:val="76923C" w:themeColor="accent3" w:themeShade="BF"/>
          <w:sz w:val="22"/>
          <w:szCs w:val="22"/>
        </w:rPr>
      </w:pPr>
      <w:r w:rsidRPr="00B74DF8">
        <w:rPr>
          <w:rFonts w:ascii="Helvetica" w:hAnsi="Helvetica" w:cs="Helvetica"/>
          <w:color w:val="76923C" w:themeColor="accent3" w:themeShade="BF"/>
          <w:sz w:val="22"/>
          <w:szCs w:val="22"/>
        </w:rPr>
        <w:t>P.SCALE</w:t>
      </w:r>
      <w:r w:rsidR="009A51D9" w:rsidRPr="00B74DF8">
        <w:rPr>
          <w:rFonts w:ascii="Helvetica" w:hAnsi="Helvetica" w:cs="Helvetica"/>
          <w:color w:val="76923C" w:themeColor="accent3" w:themeShade="BF"/>
          <w:sz w:val="22"/>
          <w:szCs w:val="22"/>
        </w:rPr>
        <w:t>=0.2 (</w:t>
      </w:r>
      <w:r w:rsidRPr="00B74DF8">
        <w:rPr>
          <w:rFonts w:ascii="Helvetica" w:hAnsi="Helvetica" w:cs="Helvetica"/>
          <w:color w:val="76923C" w:themeColor="accent3" w:themeShade="BF"/>
          <w:sz w:val="22"/>
          <w:szCs w:val="22"/>
        </w:rPr>
        <w:t xml:space="preserve">if background image was compressed to 20% </w:t>
      </w:r>
      <w:r w:rsidR="009A51D9" w:rsidRPr="00B74DF8">
        <w:rPr>
          <w:rFonts w:ascii="Helvetica" w:hAnsi="Helvetica" w:cs="Helvetica"/>
          <w:color w:val="76923C" w:themeColor="accent3" w:themeShade="BF"/>
          <w:sz w:val="22"/>
          <w:szCs w:val="22"/>
        </w:rPr>
        <w:t>)</w:t>
      </w:r>
    </w:p>
    <w:p w14:paraId="12272242" w14:textId="77777777" w:rsidR="00BD27EF" w:rsidRPr="00B74DF8" w:rsidRDefault="00FE5C51" w:rsidP="00D20C4D">
      <w:pPr>
        <w:pStyle w:val="NormalWeb"/>
        <w:numPr>
          <w:ilvl w:val="0"/>
          <w:numId w:val="31"/>
        </w:numPr>
        <w:rPr>
          <w:rFonts w:ascii="Helvetica" w:hAnsi="Helvetica" w:cs="Helvetica"/>
          <w:color w:val="4F6228" w:themeColor="accent3" w:themeShade="80"/>
          <w:sz w:val="22"/>
          <w:szCs w:val="22"/>
        </w:rPr>
      </w:pPr>
      <w:r w:rsidRPr="00B74DF8">
        <w:rPr>
          <w:rFonts w:ascii="Helvetica" w:hAnsi="Helvetica" w:cs="Helvetica"/>
          <w:color w:val="76923C" w:themeColor="accent3" w:themeShade="BF"/>
          <w:sz w:val="22"/>
          <w:szCs w:val="22"/>
        </w:rPr>
        <w:t>P.EXCLUDE_NNNN_YN=1</w:t>
      </w:r>
    </w:p>
    <w:p w14:paraId="306BD621" w14:textId="5EC74987" w:rsidR="0032340E" w:rsidRPr="007A3E4D" w:rsidRDefault="00BD27EF" w:rsidP="00BD27EF">
      <w:pPr>
        <w:pStyle w:val="NormalWeb"/>
        <w:ind w:left="720"/>
        <w:rPr>
          <w:rFonts w:ascii="Helvetica" w:hAnsi="Helvetica" w:cs="Helvetica"/>
          <w:color w:val="4F6228" w:themeColor="accent3" w:themeShade="80"/>
          <w:sz w:val="24"/>
          <w:szCs w:val="24"/>
        </w:rPr>
      </w:pPr>
      <w:r w:rsidRPr="007A3E4D">
        <w:rPr>
          <w:rFonts w:ascii="Helvetica" w:hAnsi="Helvetica" w:cs="Helvetica"/>
          <w:noProof/>
          <w:sz w:val="24"/>
          <w:szCs w:val="24"/>
        </w:rPr>
        <w:drawing>
          <wp:inline distT="0" distB="0" distL="0" distR="0" wp14:anchorId="1E5C9E9B" wp14:editId="7BE9E735">
            <wp:extent cx="3879190" cy="2360428"/>
            <wp:effectExtent l="0" t="0" r="7620" b="1905"/>
            <wp:docPr id="1" name="Picture 1" descr="Olga HD:Decoding:13_02_19. TEST_FFmouseBrain_Olga_Global Plo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lga HD:Decoding:13_02_19. TEST_FFmouseBrain_Olga_Global Plotting.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5308" t="6590" r="5308" b="10709"/>
                    <a:stretch/>
                  </pic:blipFill>
                  <pic:spPr bwMode="auto">
                    <a:xfrm>
                      <a:off x="0" y="0"/>
                      <a:ext cx="4044711" cy="246114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pic:spPr>
                </pic:pic>
              </a:graphicData>
            </a:graphic>
          </wp:inline>
        </w:drawing>
      </w:r>
      <w:r w:rsidR="0032340E" w:rsidRPr="007A3E4D">
        <w:rPr>
          <w:rFonts w:ascii="Helvetica" w:hAnsi="Helvetica" w:cs="Helvetica"/>
        </w:rPr>
        <w:br w:type="page"/>
      </w:r>
    </w:p>
    <w:p w14:paraId="55B25B90" w14:textId="77777777" w:rsidR="003E0CC8" w:rsidRPr="007A3E4D" w:rsidRDefault="003E0CC8">
      <w:pPr>
        <w:rPr>
          <w:rFonts w:ascii="Helvetica" w:hAnsi="Helvetica" w:cs="Helvetica"/>
        </w:rPr>
      </w:pPr>
    </w:p>
    <w:p w14:paraId="40F03862" w14:textId="1EDD0AA4" w:rsidR="00BD27EF" w:rsidRPr="007A3E4D" w:rsidRDefault="00BD27EF" w:rsidP="00BD27EF">
      <w:pPr>
        <w:pStyle w:val="NormalWeb"/>
        <w:numPr>
          <w:ilvl w:val="1"/>
          <w:numId w:val="29"/>
        </w:numPr>
        <w:rPr>
          <w:rFonts w:ascii="Helvetica" w:hAnsi="Helvetica" w:cs="Helvetica"/>
          <w:b/>
          <w:sz w:val="24"/>
          <w:szCs w:val="24"/>
          <w:highlight w:val="yellow"/>
        </w:rPr>
      </w:pPr>
      <w:commentRangeStart w:id="25"/>
      <w:r w:rsidRPr="007A3E4D">
        <w:rPr>
          <w:rFonts w:ascii="Helvetica" w:hAnsi="Helvetica" w:cs="Helvetica"/>
          <w:b/>
          <w:sz w:val="24"/>
          <w:szCs w:val="24"/>
          <w:highlight w:val="yellow"/>
        </w:rPr>
        <w:t>Big Images Processing</w:t>
      </w:r>
      <w:commentRangeEnd w:id="25"/>
      <w:r w:rsidR="00FE2987">
        <w:rPr>
          <w:rStyle w:val="CommentReference"/>
          <w:rFonts w:asciiTheme="minorHAnsi" w:hAnsiTheme="minorHAnsi" w:cstheme="minorBidi"/>
        </w:rPr>
        <w:commentReference w:id="25"/>
      </w:r>
    </w:p>
    <w:p w14:paraId="5AC48115" w14:textId="77777777" w:rsidR="00B74DF8" w:rsidRPr="00F07EEE" w:rsidRDefault="00B74DF8" w:rsidP="00B74DF8">
      <w:pPr>
        <w:pStyle w:val="NormalWeb"/>
        <w:rPr>
          <w:rFonts w:ascii="Helvetica" w:hAnsi="Helvetica" w:cs="Helvetica"/>
          <w:sz w:val="22"/>
          <w:szCs w:val="22"/>
          <w:highlight w:val="yellow"/>
        </w:rPr>
      </w:pPr>
      <w:r w:rsidRPr="00F07EEE">
        <w:rPr>
          <w:rFonts w:ascii="Helvetica" w:hAnsi="Helvetica" w:cs="Helvetica"/>
          <w:sz w:val="22"/>
          <w:szCs w:val="22"/>
          <w:highlight w:val="yellow"/>
        </w:rPr>
        <w:t xml:space="preserve">In order to </w:t>
      </w:r>
      <w:commentRangeStart w:id="26"/>
      <w:r w:rsidRPr="00F07EEE">
        <w:rPr>
          <w:rFonts w:ascii="Helvetica" w:hAnsi="Helvetica" w:cs="Helvetica"/>
          <w:sz w:val="22"/>
          <w:szCs w:val="22"/>
          <w:highlight w:val="yellow"/>
        </w:rPr>
        <w:t xml:space="preserve">split </w:t>
      </w:r>
      <w:commentRangeEnd w:id="26"/>
      <w:r w:rsidR="00FE2987">
        <w:rPr>
          <w:rStyle w:val="CommentReference"/>
          <w:rFonts w:asciiTheme="minorHAnsi" w:hAnsiTheme="minorHAnsi" w:cstheme="minorBidi"/>
        </w:rPr>
        <w:commentReference w:id="26"/>
      </w:r>
      <w:r w:rsidRPr="00F07EEE">
        <w:rPr>
          <w:rFonts w:ascii="Helvetica" w:hAnsi="Helvetica" w:cs="Helvetica"/>
          <w:sz w:val="22"/>
          <w:szCs w:val="22"/>
          <w:highlight w:val="yellow"/>
        </w:rPr>
        <w:t>images, ZEN should be used. Follow several instructions below:</w:t>
      </w:r>
    </w:p>
    <w:p w14:paraId="3F98F472" w14:textId="77777777" w:rsidR="00B74DF8" w:rsidRPr="00F07EEE" w:rsidRDefault="00B74DF8" w:rsidP="00B74DF8">
      <w:pPr>
        <w:pStyle w:val="NormalWeb"/>
        <w:numPr>
          <w:ilvl w:val="0"/>
          <w:numId w:val="4"/>
        </w:numPr>
        <w:rPr>
          <w:rFonts w:ascii="Helvetica" w:hAnsi="Helvetica" w:cs="Helvetica"/>
          <w:sz w:val="22"/>
          <w:szCs w:val="22"/>
          <w:highlight w:val="yellow"/>
        </w:rPr>
      </w:pPr>
      <w:r w:rsidRPr="00F07EEE">
        <w:rPr>
          <w:rFonts w:ascii="Helvetica" w:hAnsi="Helvetica" w:cs="Helvetica"/>
          <w:sz w:val="22"/>
          <w:szCs w:val="22"/>
          <w:highlight w:val="yellow"/>
        </w:rPr>
        <w:t>Open image in ZEN (original image?)</w:t>
      </w:r>
    </w:p>
    <w:p w14:paraId="69E68FE1" w14:textId="77777777" w:rsidR="00B74DF8" w:rsidRPr="00F07EEE" w:rsidRDefault="00B74DF8" w:rsidP="00B74DF8">
      <w:pPr>
        <w:pStyle w:val="NormalWeb"/>
        <w:numPr>
          <w:ilvl w:val="0"/>
          <w:numId w:val="4"/>
        </w:numPr>
        <w:rPr>
          <w:rFonts w:ascii="Helvetica" w:hAnsi="Helvetica" w:cs="Helvetica"/>
          <w:sz w:val="22"/>
          <w:szCs w:val="22"/>
          <w:highlight w:val="yellow"/>
        </w:rPr>
      </w:pPr>
      <w:r w:rsidRPr="00F07EEE">
        <w:rPr>
          <w:rFonts w:ascii="Helvetica" w:hAnsi="Helvetica" w:cs="Helvetica"/>
          <w:sz w:val="22"/>
          <w:szCs w:val="22"/>
          <w:highlight w:val="yellow"/>
        </w:rPr>
        <w:t xml:space="preserve">Export Image </w:t>
      </w:r>
      <w:r w:rsidRPr="00F07EEE">
        <w:rPr>
          <w:rFonts w:ascii="Helvetica" w:hAnsi="Helvetica" w:cs="Helvetica"/>
          <w:sz w:val="22"/>
          <w:szCs w:val="22"/>
          <w:highlight w:val="yellow"/>
        </w:rPr>
        <w:t xml:space="preserve"> Original Data </w:t>
      </w:r>
      <w:r w:rsidRPr="00F07EEE">
        <w:rPr>
          <w:rFonts w:ascii="Helvetica" w:hAnsi="Helvetica" w:cs="Helvetica"/>
          <w:sz w:val="22"/>
          <w:szCs w:val="22"/>
          <w:highlight w:val="yellow"/>
        </w:rPr>
        <w:t> Select Channels?</w:t>
      </w:r>
    </w:p>
    <w:p w14:paraId="4D2A9C1B" w14:textId="77777777" w:rsidR="00B74DF8" w:rsidRPr="00F07EEE" w:rsidRDefault="00B74DF8" w:rsidP="00B74DF8">
      <w:pPr>
        <w:pStyle w:val="NormalWeb"/>
        <w:numPr>
          <w:ilvl w:val="0"/>
          <w:numId w:val="4"/>
        </w:numPr>
        <w:rPr>
          <w:rFonts w:ascii="Helvetica" w:hAnsi="Helvetica" w:cs="Helvetica"/>
          <w:sz w:val="22"/>
          <w:szCs w:val="22"/>
          <w:highlight w:val="yellow"/>
        </w:rPr>
      </w:pPr>
      <w:r w:rsidRPr="00F07EEE">
        <w:rPr>
          <w:rFonts w:ascii="Helvetica" w:hAnsi="Helvetica" w:cs="Helvetica"/>
          <w:sz w:val="22"/>
          <w:szCs w:val="22"/>
          <w:highlight w:val="yellow"/>
        </w:rPr>
        <w:t xml:space="preserve">Region </w:t>
      </w:r>
      <w:r w:rsidRPr="00F07EEE">
        <w:rPr>
          <w:rFonts w:ascii="Helvetica" w:hAnsi="Helvetica" w:cs="Helvetica"/>
          <w:sz w:val="22"/>
          <w:szCs w:val="22"/>
          <w:highlight w:val="yellow"/>
        </w:rPr>
        <w:t xml:space="preserve"> Rectangular Image </w:t>
      </w:r>
      <w:r w:rsidRPr="00F07EEE">
        <w:rPr>
          <w:rFonts w:ascii="Helvetica" w:hAnsi="Helvetica" w:cs="Helvetica"/>
          <w:sz w:val="22"/>
          <w:szCs w:val="22"/>
          <w:highlight w:val="yellow"/>
        </w:rPr>
        <w:t> Set Height/Width in order to select image area</w:t>
      </w:r>
    </w:p>
    <w:p w14:paraId="0482DC72" w14:textId="40EEF63B" w:rsidR="00BD27EF" w:rsidRPr="00F07EEE" w:rsidRDefault="00B74DF8" w:rsidP="00F07EEE">
      <w:pPr>
        <w:pStyle w:val="NormalWeb"/>
        <w:ind w:left="720"/>
        <w:rPr>
          <w:rFonts w:ascii="Helvetica" w:hAnsi="Helvetica" w:cs="Helvetica"/>
          <w:sz w:val="22"/>
          <w:szCs w:val="22"/>
          <w:highlight w:val="yellow"/>
        </w:rPr>
      </w:pPr>
      <w:r w:rsidRPr="00F07EEE">
        <w:rPr>
          <w:rFonts w:ascii="Helvetica" w:hAnsi="Helvetica" w:cs="Helvetica"/>
          <w:sz w:val="22"/>
          <w:szCs w:val="22"/>
          <w:highlight w:val="yellow"/>
        </w:rPr>
        <w:t>XO?</w:t>
      </w:r>
    </w:p>
    <w:p w14:paraId="03E57B01" w14:textId="77777777" w:rsidR="003E0CC8" w:rsidRPr="00F07EEE" w:rsidRDefault="003E0CC8" w:rsidP="003E0CC8">
      <w:pPr>
        <w:pStyle w:val="NormalWeb"/>
        <w:rPr>
          <w:rFonts w:ascii="Helvetica" w:hAnsi="Helvetica" w:cs="Helvetica"/>
          <w:sz w:val="22"/>
          <w:szCs w:val="22"/>
          <w:highlight w:val="yellow"/>
        </w:rPr>
      </w:pPr>
      <w:r w:rsidRPr="00F07EEE">
        <w:rPr>
          <w:rFonts w:ascii="Helvetica" w:hAnsi="Helvetica" w:cs="Helvetica"/>
          <w:sz w:val="22"/>
          <w:szCs w:val="22"/>
          <w:highlight w:val="yellow"/>
        </w:rPr>
        <w:t>Example: W9855/H5501. Keep in mind to always add 1 extra pixel at both Width and Height, as it will always be lost during export.</w:t>
      </w:r>
    </w:p>
    <w:p w14:paraId="15AC8924" w14:textId="77777777" w:rsidR="003E0CC8" w:rsidRPr="00F07EEE" w:rsidRDefault="003E0CC8" w:rsidP="003E0CC8">
      <w:pPr>
        <w:pStyle w:val="NormalWeb"/>
        <w:rPr>
          <w:rFonts w:ascii="Helvetica" w:hAnsi="Helvetica" w:cs="Helvetica"/>
          <w:sz w:val="22"/>
          <w:szCs w:val="22"/>
          <w:highlight w:val="yellow"/>
        </w:rPr>
      </w:pPr>
      <w:r w:rsidRPr="00F07EEE">
        <w:rPr>
          <w:rFonts w:ascii="Helvetica" w:hAnsi="Helvetica" w:cs="Helvetica"/>
          <w:sz w:val="22"/>
          <w:szCs w:val="22"/>
          <w:highlight w:val="yellow"/>
        </w:rPr>
        <w:t>OBS! The information of W/H will be needed later on in order to combine files together using Matlab script.</w:t>
      </w:r>
    </w:p>
    <w:p w14:paraId="1715F143" w14:textId="77777777" w:rsidR="003E0CC8" w:rsidRPr="00F07EEE" w:rsidRDefault="003E0CC8" w:rsidP="003E0CC8">
      <w:pPr>
        <w:pStyle w:val="NormalWeb"/>
        <w:numPr>
          <w:ilvl w:val="0"/>
          <w:numId w:val="6"/>
        </w:numPr>
        <w:rPr>
          <w:rFonts w:ascii="Helvetica" w:hAnsi="Helvetica" w:cs="Helvetica"/>
          <w:sz w:val="22"/>
          <w:szCs w:val="22"/>
          <w:highlight w:val="yellow"/>
        </w:rPr>
      </w:pPr>
      <w:r w:rsidRPr="00F07EEE">
        <w:rPr>
          <w:rFonts w:ascii="Helvetica" w:hAnsi="Helvetica" w:cs="Helvetica"/>
          <w:sz w:val="22"/>
          <w:szCs w:val="22"/>
          <w:highlight w:val="yellow"/>
        </w:rPr>
        <w:t>After exporting one part of the image, select YO? And proceed to exporting the remaining part(s) of the image?</w:t>
      </w:r>
    </w:p>
    <w:p w14:paraId="3FD5603F" w14:textId="095F9D07" w:rsidR="003E0CC8" w:rsidRPr="00F07EEE" w:rsidRDefault="003E0CC8" w:rsidP="003E0CC8">
      <w:pPr>
        <w:pStyle w:val="NormalWeb"/>
        <w:rPr>
          <w:rFonts w:ascii="Helvetica" w:hAnsi="Helvetica" w:cs="Helvetica"/>
          <w:sz w:val="22"/>
          <w:szCs w:val="22"/>
          <w:highlight w:val="yellow"/>
        </w:rPr>
      </w:pPr>
      <w:r w:rsidRPr="00F07EEE">
        <w:rPr>
          <w:rFonts w:ascii="Helvetica" w:hAnsi="Helvetica" w:cs="Helvetica"/>
          <w:sz w:val="22"/>
          <w:szCs w:val="22"/>
          <w:highlight w:val="yellow"/>
        </w:rPr>
        <w:t>Created split images are used for CellProfiler analysis – each part separately?</w:t>
      </w:r>
    </w:p>
    <w:p w14:paraId="3417C460" w14:textId="110BD464" w:rsidR="00F07EEE" w:rsidRPr="00F07EEE" w:rsidRDefault="00F07EEE" w:rsidP="003E0CC8">
      <w:pPr>
        <w:pStyle w:val="NormalWeb"/>
        <w:rPr>
          <w:rFonts w:ascii="Helvetica" w:hAnsi="Helvetica" w:cs="Helvetica"/>
          <w:sz w:val="22"/>
          <w:szCs w:val="22"/>
          <w:highlight w:val="yellow"/>
        </w:rPr>
      </w:pPr>
      <w:r w:rsidRPr="00F07EEE">
        <w:rPr>
          <w:rFonts w:ascii="Helvetica" w:hAnsi="Helvetica" w:cs="Helvetica"/>
          <w:b/>
          <w:sz w:val="22"/>
          <w:szCs w:val="22"/>
          <w:highlight w:val="yellow"/>
        </w:rPr>
        <w:t>?</w:t>
      </w:r>
      <w:r w:rsidRPr="00F07EEE">
        <w:rPr>
          <w:rFonts w:ascii="Helvetica" w:hAnsi="Helvetica" w:cs="Helvetica"/>
          <w:sz w:val="22"/>
          <w:szCs w:val="22"/>
          <w:highlight w:val="yellow"/>
        </w:rPr>
        <w:t xml:space="preserve"> “Blobs combined” is generated when the image is too big to save and needs to be split in smaller images.</w:t>
      </w:r>
    </w:p>
    <w:p w14:paraId="77DA209B" w14:textId="7DEDE67E" w:rsidR="003E0CC8" w:rsidRPr="00F07EEE" w:rsidRDefault="003E0CC8" w:rsidP="003E0CC8">
      <w:pPr>
        <w:pStyle w:val="NormalWeb"/>
        <w:rPr>
          <w:rFonts w:ascii="Helvetica" w:hAnsi="Helvetica" w:cs="Helvetica"/>
          <w:sz w:val="22"/>
          <w:szCs w:val="22"/>
        </w:rPr>
      </w:pPr>
      <w:r w:rsidRPr="00F07EEE">
        <w:rPr>
          <w:rFonts w:ascii="Helvetica" w:hAnsi="Helvetica" w:cs="Helvetica"/>
          <w:sz w:val="22"/>
          <w:szCs w:val="22"/>
          <w:highlight w:val="yellow"/>
        </w:rPr>
        <w:t>Afterwards, result files for each image part are combined using Matlab script?</w:t>
      </w:r>
      <w:r w:rsidRPr="00F07EEE">
        <w:rPr>
          <w:rFonts w:ascii="Helvetica" w:hAnsi="Helvetica" w:cs="Helvetica"/>
          <w:sz w:val="22"/>
          <w:szCs w:val="22"/>
        </w:rPr>
        <w:t xml:space="preserve">  </w:t>
      </w:r>
    </w:p>
    <w:p w14:paraId="2AB060EB" w14:textId="5DC3EADA" w:rsidR="00D20C4D" w:rsidRPr="007A3E4D" w:rsidRDefault="00D20C4D" w:rsidP="003E0CC8">
      <w:pPr>
        <w:pStyle w:val="NormalWeb"/>
        <w:rPr>
          <w:rFonts w:ascii="Helvetica" w:hAnsi="Helvetica" w:cs="Helvetica"/>
          <w:sz w:val="24"/>
          <w:szCs w:val="24"/>
        </w:rPr>
      </w:pPr>
    </w:p>
    <w:p w14:paraId="34028C00" w14:textId="77777777" w:rsidR="003E0CC8" w:rsidRPr="007A3E4D" w:rsidRDefault="003E0CC8">
      <w:pPr>
        <w:rPr>
          <w:rFonts w:ascii="Helvetica" w:hAnsi="Helvetica" w:cs="Helvetica"/>
        </w:rPr>
      </w:pPr>
    </w:p>
    <w:sectPr w:rsidR="003E0CC8" w:rsidRPr="007A3E4D" w:rsidSect="00C22B7B">
      <w:headerReference w:type="even" r:id="rId28"/>
      <w:headerReference w:type="default" r:id="rId29"/>
      <w:pgSz w:w="11900" w:h="16840"/>
      <w:pgMar w:top="1418" w:right="843" w:bottom="851"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Xiaoyan Q." w:date="2019-09-27T18:37:00Z" w:initials="XQ">
    <w:p w14:paraId="3E2FC9FC" w14:textId="20628796" w:rsidR="008E694B" w:rsidRDefault="008E694B">
      <w:pPr>
        <w:pStyle w:val="CommentText"/>
      </w:pPr>
      <w:r>
        <w:rPr>
          <w:rStyle w:val="CommentReference"/>
        </w:rPr>
        <w:annotationRef/>
      </w:r>
      <w:r>
        <w:t xml:space="preserve">New Pipeline: DFT in pre-processing can perform sub-pixel resolution alignment. </w:t>
      </w:r>
      <w:r w:rsidR="00177457">
        <w:t xml:space="preserve">No need to use </w:t>
      </w:r>
      <w:r>
        <w:t>TurboReg</w:t>
      </w:r>
    </w:p>
    <w:p w14:paraId="690F4449" w14:textId="045F04BF" w:rsidR="008E694B" w:rsidRDefault="008E694B">
      <w:pPr>
        <w:pStyle w:val="CommentText"/>
      </w:pPr>
      <w:r>
        <w:t>Also, see if it’s easy to integrate graph-based calling that Gabriele from UU has developed</w:t>
      </w:r>
    </w:p>
  </w:comment>
  <w:comment w:id="2" w:author="Xiaoyan Q." w:date="2019-09-27T18:40:00Z" w:initials="XQ">
    <w:p w14:paraId="24B2BD84" w14:textId="62221FF7" w:rsidR="008E694B" w:rsidRDefault="008E694B">
      <w:pPr>
        <w:pStyle w:val="CommentText"/>
      </w:pPr>
      <w:r>
        <w:rPr>
          <w:rStyle w:val="CommentReference"/>
        </w:rPr>
        <w:annotationRef/>
      </w:r>
      <w:r>
        <w:rPr>
          <w:rStyle w:val="CommentReference"/>
        </w:rPr>
        <w:t>And plugins</w:t>
      </w:r>
    </w:p>
  </w:comment>
  <w:comment w:id="9" w:author="Xiaoyan Q." w:date="2019-09-27T18:44:00Z" w:initials="XQ">
    <w:p w14:paraId="6F397565" w14:textId="4C9F18C5" w:rsidR="008E694B" w:rsidRDefault="008E694B">
      <w:pPr>
        <w:pStyle w:val="CommentText"/>
      </w:pPr>
      <w:r>
        <w:rPr>
          <w:rStyle w:val="CommentReference"/>
        </w:rPr>
        <w:annotationRef/>
      </w:r>
      <w:r>
        <w:t>What if you are unlucky and your image has a lot of “blank” area? Any threshold on what pixels should be used for correlation?</w:t>
      </w:r>
    </w:p>
  </w:comment>
  <w:comment w:id="10" w:author="Xiaoyan Q." w:date="2019-09-27T18:46:00Z" w:initials="XQ">
    <w:p w14:paraId="4C772EF7" w14:textId="10562074" w:rsidR="008E694B" w:rsidRDefault="008E694B">
      <w:pPr>
        <w:pStyle w:val="CommentText"/>
      </w:pPr>
      <w:r>
        <w:rPr>
          <w:rStyle w:val="CommentReference"/>
        </w:rPr>
        <w:annotationRef/>
      </w:r>
      <w:r>
        <w:t>Works if and only if there are 6 channels?</w:t>
      </w:r>
    </w:p>
  </w:comment>
  <w:comment w:id="13" w:author="Xiaoyan Q." w:date="2019-09-27T18:48:00Z" w:initials="XQ">
    <w:p w14:paraId="494C9C70" w14:textId="5BCC09B3" w:rsidR="00FE2987" w:rsidRDefault="00FE2987">
      <w:pPr>
        <w:pStyle w:val="CommentText"/>
      </w:pPr>
      <w:r>
        <w:rPr>
          <w:rStyle w:val="CommentReference"/>
        </w:rPr>
        <w:annotationRef/>
      </w:r>
      <w:r w:rsidR="00177457">
        <w:rPr>
          <w:rStyle w:val="CommentReference"/>
        </w:rPr>
        <w:t>It’ not like a magic number that everyone has to follow…</w:t>
      </w:r>
    </w:p>
  </w:comment>
  <w:comment w:id="16" w:author="Xiaoyan Q." w:date="2019-09-27T18:49:00Z" w:initials="XQ">
    <w:p w14:paraId="3922CE7E" w14:textId="5663B312" w:rsidR="00FE2987" w:rsidRDefault="00FE2987">
      <w:pPr>
        <w:pStyle w:val="CommentText"/>
      </w:pPr>
      <w:r>
        <w:rPr>
          <w:rStyle w:val="CommentReference"/>
        </w:rPr>
        <w:annotationRef/>
      </w:r>
      <w:r>
        <w:rPr>
          <w:rStyle w:val="CommentReference"/>
        </w:rPr>
        <w:t xml:space="preserve">If no one </w:t>
      </w:r>
      <w:r w:rsidR="00177457">
        <w:rPr>
          <w:rStyle w:val="CommentReference"/>
        </w:rPr>
        <w:t>ever uses</w:t>
      </w:r>
      <w:r>
        <w:rPr>
          <w:rStyle w:val="CommentReference"/>
        </w:rPr>
        <w:t xml:space="preserve"> these, consider removing</w:t>
      </w:r>
    </w:p>
  </w:comment>
  <w:comment w:id="17" w:author="Xiaoyan Q." w:date="2019-09-27T18:50:00Z" w:initials="XQ">
    <w:p w14:paraId="69F7C709" w14:textId="1AAA6B68" w:rsidR="00FE2987" w:rsidRDefault="00FE2987">
      <w:pPr>
        <w:pStyle w:val="CommentText"/>
      </w:pPr>
      <w:r>
        <w:rPr>
          <w:rStyle w:val="CommentReference"/>
        </w:rPr>
        <w:annotationRef/>
      </w:r>
      <w:r>
        <w:t xml:space="preserve">How to create taglist? </w:t>
      </w:r>
    </w:p>
  </w:comment>
  <w:comment w:id="24" w:author="Xiaoyan Q." w:date="2019-09-27T18:51:00Z" w:initials="XQ">
    <w:p w14:paraId="16E7336D" w14:textId="6D247713" w:rsidR="00FE2987" w:rsidRDefault="00FE2987">
      <w:pPr>
        <w:pStyle w:val="CommentText"/>
      </w:pPr>
      <w:r>
        <w:rPr>
          <w:rStyle w:val="CommentReference"/>
        </w:rPr>
        <w:annotationRef/>
      </w:r>
      <w:r>
        <w:t>Add “plot browser”</w:t>
      </w:r>
    </w:p>
  </w:comment>
  <w:comment w:id="25" w:author="Xiaoyan Q." w:date="2019-09-27T18:53:00Z" w:initials="XQ">
    <w:p w14:paraId="324FEAF4" w14:textId="78825BA2" w:rsidR="00FE2987" w:rsidRDefault="00FE2987">
      <w:pPr>
        <w:pStyle w:val="CommentText"/>
      </w:pPr>
      <w:r>
        <w:rPr>
          <w:rStyle w:val="CommentReference"/>
        </w:rPr>
        <w:annotationRef/>
      </w:r>
      <w:r>
        <w:t xml:space="preserve">Well this…. </w:t>
      </w:r>
    </w:p>
  </w:comment>
  <w:comment w:id="26" w:author="Xiaoyan Q." w:date="2019-09-27T18:56:00Z" w:initials="XQ">
    <w:p w14:paraId="55FCF964" w14:textId="5C8837B6" w:rsidR="00FE2987" w:rsidRDefault="00FE2987">
      <w:pPr>
        <w:pStyle w:val="CommentText"/>
      </w:pPr>
      <w:r>
        <w:rPr>
          <w:rStyle w:val="CommentReference"/>
        </w:rPr>
        <w:annotationRef/>
      </w:r>
      <w:r>
        <w:t>Simpler way is to just retile Y only</w:t>
      </w:r>
      <w:r w:rsidR="00177457">
        <w:t xml:space="preserve"> since this +-1 is very confusing</w:t>
      </w:r>
      <w:r>
        <w:t>. You will just lose some information around the tiling line and the final image may not look pretty</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0F4449" w15:done="0"/>
  <w15:commentEx w15:paraId="24B2BD84" w15:done="0"/>
  <w15:commentEx w15:paraId="6F397565" w15:done="0"/>
  <w15:commentEx w15:paraId="4C772EF7" w15:done="0"/>
  <w15:commentEx w15:paraId="494C9C70" w15:done="0"/>
  <w15:commentEx w15:paraId="3922CE7E" w15:done="0"/>
  <w15:commentEx w15:paraId="69F7C709" w15:done="0"/>
  <w15:commentEx w15:paraId="16E7336D" w15:done="0"/>
  <w15:commentEx w15:paraId="324FEAF4" w15:done="0"/>
  <w15:commentEx w15:paraId="55FCF96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0F4449" w16cid:durableId="2138D587"/>
  <w16cid:commentId w16cid:paraId="24B2BD84" w16cid:durableId="2138D634"/>
  <w16cid:commentId w16cid:paraId="6F397565" w16cid:durableId="2138D705"/>
  <w16cid:commentId w16cid:paraId="4C772EF7" w16cid:durableId="2138D7A0"/>
  <w16cid:commentId w16cid:paraId="494C9C70" w16cid:durableId="2138D7FB"/>
  <w16cid:commentId w16cid:paraId="3922CE7E" w16cid:durableId="2138D849"/>
  <w16cid:commentId w16cid:paraId="69F7C709" w16cid:durableId="2138D893"/>
  <w16cid:commentId w16cid:paraId="16E7336D" w16cid:durableId="2138D8B7"/>
  <w16cid:commentId w16cid:paraId="324FEAF4" w16cid:durableId="2138D918"/>
  <w16cid:commentId w16cid:paraId="55FCF964" w16cid:durableId="2138D9E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7DA74A" w14:textId="77777777" w:rsidR="008B72FA" w:rsidRDefault="008B72FA" w:rsidP="00D94A62">
      <w:r>
        <w:separator/>
      </w:r>
    </w:p>
  </w:endnote>
  <w:endnote w:type="continuationSeparator" w:id="0">
    <w:p w14:paraId="487B8B31" w14:textId="77777777" w:rsidR="008B72FA" w:rsidRDefault="008B72FA" w:rsidP="00D94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DD249A" w14:textId="77777777" w:rsidR="008B72FA" w:rsidRDefault="008B72FA" w:rsidP="00D94A62">
      <w:r>
        <w:separator/>
      </w:r>
    </w:p>
  </w:footnote>
  <w:footnote w:type="continuationSeparator" w:id="0">
    <w:p w14:paraId="6C8A657C" w14:textId="77777777" w:rsidR="008B72FA" w:rsidRDefault="008B72FA" w:rsidP="00D94A6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9ECDC" w14:textId="77777777" w:rsidR="008E2370" w:rsidRDefault="008E2370" w:rsidP="00A31B0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335969" w14:textId="77777777" w:rsidR="008E2370" w:rsidRDefault="008E2370" w:rsidP="00D94A62">
    <w:pPr>
      <w:pStyle w:val="Header"/>
      <w:ind w:right="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B8798" w14:textId="1D8E6B6B" w:rsidR="008E2370" w:rsidRDefault="008E2370" w:rsidP="00A31B0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B19A1">
      <w:rPr>
        <w:rStyle w:val="PageNumber"/>
        <w:noProof/>
      </w:rPr>
      <w:t>18</w:t>
    </w:r>
    <w:r>
      <w:rPr>
        <w:rStyle w:val="PageNumber"/>
      </w:rPr>
      <w:fldChar w:fldCharType="end"/>
    </w:r>
    <w:r>
      <w:rPr>
        <w:rStyle w:val="PageNumber"/>
      </w:rPr>
      <w:t>(</w:t>
    </w:r>
    <w:r w:rsidR="00BB1FC4">
      <w:rPr>
        <w:rStyle w:val="PageNumber"/>
      </w:rPr>
      <w:t>20</w:t>
    </w:r>
    <w:r>
      <w:rPr>
        <w:rStyle w:val="PageNumber"/>
      </w:rPr>
      <w:t>)</w:t>
    </w:r>
  </w:p>
  <w:p w14:paraId="3F6E7000" w14:textId="77777777" w:rsidR="008E2370" w:rsidRDefault="008E2370" w:rsidP="00D94A62">
    <w:pPr>
      <w:pStyle w:val="Header"/>
      <w:ind w:right="360"/>
    </w:pPr>
  </w:p>
  <w:p w14:paraId="6E997AD5" w14:textId="77777777" w:rsidR="008E2370" w:rsidRDefault="008E2370" w:rsidP="00D94A62">
    <w:pPr>
      <w:pStyle w:val="Heade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B0DB1"/>
    <w:multiLevelType w:val="hybridMultilevel"/>
    <w:tmpl w:val="F482A06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B66EA"/>
    <w:multiLevelType w:val="hybridMultilevel"/>
    <w:tmpl w:val="E51E44AE"/>
    <w:lvl w:ilvl="0" w:tplc="0409000B">
      <w:start w:val="1"/>
      <w:numFmt w:val="bullet"/>
      <w:lvlText w:val=""/>
      <w:lvlJc w:val="left"/>
      <w:pPr>
        <w:ind w:left="720" w:hanging="360"/>
      </w:pPr>
      <w:rPr>
        <w:rFonts w:ascii="Wingdings" w:hAnsi="Wingdings" w:hint="default"/>
      </w:rPr>
    </w:lvl>
    <w:lvl w:ilvl="1" w:tplc="ED706546" w:tentative="1">
      <w:start w:val="1"/>
      <w:numFmt w:val="bullet"/>
      <w:lvlText w:val="•"/>
      <w:lvlJc w:val="left"/>
      <w:pPr>
        <w:tabs>
          <w:tab w:val="num" w:pos="1440"/>
        </w:tabs>
        <w:ind w:left="1440" w:hanging="360"/>
      </w:pPr>
      <w:rPr>
        <w:rFonts w:ascii="Arial" w:hAnsi="Arial" w:hint="default"/>
      </w:rPr>
    </w:lvl>
    <w:lvl w:ilvl="2" w:tplc="C1764342" w:tentative="1">
      <w:start w:val="1"/>
      <w:numFmt w:val="bullet"/>
      <w:lvlText w:val="•"/>
      <w:lvlJc w:val="left"/>
      <w:pPr>
        <w:tabs>
          <w:tab w:val="num" w:pos="2160"/>
        </w:tabs>
        <w:ind w:left="2160" w:hanging="360"/>
      </w:pPr>
      <w:rPr>
        <w:rFonts w:ascii="Arial" w:hAnsi="Arial" w:hint="default"/>
      </w:rPr>
    </w:lvl>
    <w:lvl w:ilvl="3" w:tplc="A53A3212" w:tentative="1">
      <w:start w:val="1"/>
      <w:numFmt w:val="bullet"/>
      <w:lvlText w:val="•"/>
      <w:lvlJc w:val="left"/>
      <w:pPr>
        <w:tabs>
          <w:tab w:val="num" w:pos="2880"/>
        </w:tabs>
        <w:ind w:left="2880" w:hanging="360"/>
      </w:pPr>
      <w:rPr>
        <w:rFonts w:ascii="Arial" w:hAnsi="Arial" w:hint="default"/>
      </w:rPr>
    </w:lvl>
    <w:lvl w:ilvl="4" w:tplc="3E80486E" w:tentative="1">
      <w:start w:val="1"/>
      <w:numFmt w:val="bullet"/>
      <w:lvlText w:val="•"/>
      <w:lvlJc w:val="left"/>
      <w:pPr>
        <w:tabs>
          <w:tab w:val="num" w:pos="3600"/>
        </w:tabs>
        <w:ind w:left="3600" w:hanging="360"/>
      </w:pPr>
      <w:rPr>
        <w:rFonts w:ascii="Arial" w:hAnsi="Arial" w:hint="default"/>
      </w:rPr>
    </w:lvl>
    <w:lvl w:ilvl="5" w:tplc="0186EC8A" w:tentative="1">
      <w:start w:val="1"/>
      <w:numFmt w:val="bullet"/>
      <w:lvlText w:val="•"/>
      <w:lvlJc w:val="left"/>
      <w:pPr>
        <w:tabs>
          <w:tab w:val="num" w:pos="4320"/>
        </w:tabs>
        <w:ind w:left="4320" w:hanging="360"/>
      </w:pPr>
      <w:rPr>
        <w:rFonts w:ascii="Arial" w:hAnsi="Arial" w:hint="default"/>
      </w:rPr>
    </w:lvl>
    <w:lvl w:ilvl="6" w:tplc="183296CC" w:tentative="1">
      <w:start w:val="1"/>
      <w:numFmt w:val="bullet"/>
      <w:lvlText w:val="•"/>
      <w:lvlJc w:val="left"/>
      <w:pPr>
        <w:tabs>
          <w:tab w:val="num" w:pos="5040"/>
        </w:tabs>
        <w:ind w:left="5040" w:hanging="360"/>
      </w:pPr>
      <w:rPr>
        <w:rFonts w:ascii="Arial" w:hAnsi="Arial" w:hint="default"/>
      </w:rPr>
    </w:lvl>
    <w:lvl w:ilvl="7" w:tplc="A96C4234" w:tentative="1">
      <w:start w:val="1"/>
      <w:numFmt w:val="bullet"/>
      <w:lvlText w:val="•"/>
      <w:lvlJc w:val="left"/>
      <w:pPr>
        <w:tabs>
          <w:tab w:val="num" w:pos="5760"/>
        </w:tabs>
        <w:ind w:left="5760" w:hanging="360"/>
      </w:pPr>
      <w:rPr>
        <w:rFonts w:ascii="Arial" w:hAnsi="Arial" w:hint="default"/>
      </w:rPr>
    </w:lvl>
    <w:lvl w:ilvl="8" w:tplc="2B14146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0253C7"/>
    <w:multiLevelType w:val="hybridMultilevel"/>
    <w:tmpl w:val="85604EE6"/>
    <w:lvl w:ilvl="0" w:tplc="21201EC0">
      <w:start w:val="1"/>
      <w:numFmt w:val="bullet"/>
      <w:lvlText w:val="•"/>
      <w:lvlJc w:val="left"/>
      <w:pPr>
        <w:tabs>
          <w:tab w:val="num" w:pos="720"/>
        </w:tabs>
        <w:ind w:left="720" w:hanging="360"/>
      </w:pPr>
      <w:rPr>
        <w:rFonts w:ascii="Arial" w:hAnsi="Arial" w:hint="default"/>
      </w:rPr>
    </w:lvl>
    <w:lvl w:ilvl="1" w:tplc="03762C10" w:tentative="1">
      <w:start w:val="1"/>
      <w:numFmt w:val="bullet"/>
      <w:lvlText w:val="•"/>
      <w:lvlJc w:val="left"/>
      <w:pPr>
        <w:tabs>
          <w:tab w:val="num" w:pos="1440"/>
        </w:tabs>
        <w:ind w:left="1440" w:hanging="360"/>
      </w:pPr>
      <w:rPr>
        <w:rFonts w:ascii="Arial" w:hAnsi="Arial" w:hint="default"/>
      </w:rPr>
    </w:lvl>
    <w:lvl w:ilvl="2" w:tplc="E864C354" w:tentative="1">
      <w:start w:val="1"/>
      <w:numFmt w:val="bullet"/>
      <w:lvlText w:val="•"/>
      <w:lvlJc w:val="left"/>
      <w:pPr>
        <w:tabs>
          <w:tab w:val="num" w:pos="2160"/>
        </w:tabs>
        <w:ind w:left="2160" w:hanging="360"/>
      </w:pPr>
      <w:rPr>
        <w:rFonts w:ascii="Arial" w:hAnsi="Arial" w:hint="default"/>
      </w:rPr>
    </w:lvl>
    <w:lvl w:ilvl="3" w:tplc="F6DA9D88" w:tentative="1">
      <w:start w:val="1"/>
      <w:numFmt w:val="bullet"/>
      <w:lvlText w:val="•"/>
      <w:lvlJc w:val="left"/>
      <w:pPr>
        <w:tabs>
          <w:tab w:val="num" w:pos="2880"/>
        </w:tabs>
        <w:ind w:left="2880" w:hanging="360"/>
      </w:pPr>
      <w:rPr>
        <w:rFonts w:ascii="Arial" w:hAnsi="Arial" w:hint="default"/>
      </w:rPr>
    </w:lvl>
    <w:lvl w:ilvl="4" w:tplc="EC5C479A" w:tentative="1">
      <w:start w:val="1"/>
      <w:numFmt w:val="bullet"/>
      <w:lvlText w:val="•"/>
      <w:lvlJc w:val="left"/>
      <w:pPr>
        <w:tabs>
          <w:tab w:val="num" w:pos="3600"/>
        </w:tabs>
        <w:ind w:left="3600" w:hanging="360"/>
      </w:pPr>
      <w:rPr>
        <w:rFonts w:ascii="Arial" w:hAnsi="Arial" w:hint="default"/>
      </w:rPr>
    </w:lvl>
    <w:lvl w:ilvl="5" w:tplc="505C4D84" w:tentative="1">
      <w:start w:val="1"/>
      <w:numFmt w:val="bullet"/>
      <w:lvlText w:val="•"/>
      <w:lvlJc w:val="left"/>
      <w:pPr>
        <w:tabs>
          <w:tab w:val="num" w:pos="4320"/>
        </w:tabs>
        <w:ind w:left="4320" w:hanging="360"/>
      </w:pPr>
      <w:rPr>
        <w:rFonts w:ascii="Arial" w:hAnsi="Arial" w:hint="default"/>
      </w:rPr>
    </w:lvl>
    <w:lvl w:ilvl="6" w:tplc="40D8EBF8" w:tentative="1">
      <w:start w:val="1"/>
      <w:numFmt w:val="bullet"/>
      <w:lvlText w:val="•"/>
      <w:lvlJc w:val="left"/>
      <w:pPr>
        <w:tabs>
          <w:tab w:val="num" w:pos="5040"/>
        </w:tabs>
        <w:ind w:left="5040" w:hanging="360"/>
      </w:pPr>
      <w:rPr>
        <w:rFonts w:ascii="Arial" w:hAnsi="Arial" w:hint="default"/>
      </w:rPr>
    </w:lvl>
    <w:lvl w:ilvl="7" w:tplc="23BEA8DC" w:tentative="1">
      <w:start w:val="1"/>
      <w:numFmt w:val="bullet"/>
      <w:lvlText w:val="•"/>
      <w:lvlJc w:val="left"/>
      <w:pPr>
        <w:tabs>
          <w:tab w:val="num" w:pos="5760"/>
        </w:tabs>
        <w:ind w:left="5760" w:hanging="360"/>
      </w:pPr>
      <w:rPr>
        <w:rFonts w:ascii="Arial" w:hAnsi="Arial" w:hint="default"/>
      </w:rPr>
    </w:lvl>
    <w:lvl w:ilvl="8" w:tplc="AD18F32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92E6CF9"/>
    <w:multiLevelType w:val="hybridMultilevel"/>
    <w:tmpl w:val="96FA6BFE"/>
    <w:lvl w:ilvl="0" w:tplc="0409000B">
      <w:start w:val="1"/>
      <w:numFmt w:val="bullet"/>
      <w:lvlText w:val=""/>
      <w:lvlJc w:val="left"/>
      <w:pPr>
        <w:ind w:left="720" w:hanging="360"/>
      </w:pPr>
      <w:rPr>
        <w:rFonts w:ascii="Wingdings" w:hAnsi="Wingdings" w:hint="default"/>
      </w:rPr>
    </w:lvl>
    <w:lvl w:ilvl="1" w:tplc="6B9A642E" w:tentative="1">
      <w:start w:val="1"/>
      <w:numFmt w:val="bullet"/>
      <w:lvlText w:val="•"/>
      <w:lvlJc w:val="left"/>
      <w:pPr>
        <w:tabs>
          <w:tab w:val="num" w:pos="1440"/>
        </w:tabs>
        <w:ind w:left="1440" w:hanging="360"/>
      </w:pPr>
      <w:rPr>
        <w:rFonts w:ascii="Arial" w:hAnsi="Arial" w:hint="default"/>
      </w:rPr>
    </w:lvl>
    <w:lvl w:ilvl="2" w:tplc="9BB618A2" w:tentative="1">
      <w:start w:val="1"/>
      <w:numFmt w:val="bullet"/>
      <w:lvlText w:val="•"/>
      <w:lvlJc w:val="left"/>
      <w:pPr>
        <w:tabs>
          <w:tab w:val="num" w:pos="2160"/>
        </w:tabs>
        <w:ind w:left="2160" w:hanging="360"/>
      </w:pPr>
      <w:rPr>
        <w:rFonts w:ascii="Arial" w:hAnsi="Arial" w:hint="default"/>
      </w:rPr>
    </w:lvl>
    <w:lvl w:ilvl="3" w:tplc="6AC0B88A" w:tentative="1">
      <w:start w:val="1"/>
      <w:numFmt w:val="bullet"/>
      <w:lvlText w:val="•"/>
      <w:lvlJc w:val="left"/>
      <w:pPr>
        <w:tabs>
          <w:tab w:val="num" w:pos="2880"/>
        </w:tabs>
        <w:ind w:left="2880" w:hanging="360"/>
      </w:pPr>
      <w:rPr>
        <w:rFonts w:ascii="Arial" w:hAnsi="Arial" w:hint="default"/>
      </w:rPr>
    </w:lvl>
    <w:lvl w:ilvl="4" w:tplc="062E5DB8" w:tentative="1">
      <w:start w:val="1"/>
      <w:numFmt w:val="bullet"/>
      <w:lvlText w:val="•"/>
      <w:lvlJc w:val="left"/>
      <w:pPr>
        <w:tabs>
          <w:tab w:val="num" w:pos="3600"/>
        </w:tabs>
        <w:ind w:left="3600" w:hanging="360"/>
      </w:pPr>
      <w:rPr>
        <w:rFonts w:ascii="Arial" w:hAnsi="Arial" w:hint="default"/>
      </w:rPr>
    </w:lvl>
    <w:lvl w:ilvl="5" w:tplc="EFAC41F6" w:tentative="1">
      <w:start w:val="1"/>
      <w:numFmt w:val="bullet"/>
      <w:lvlText w:val="•"/>
      <w:lvlJc w:val="left"/>
      <w:pPr>
        <w:tabs>
          <w:tab w:val="num" w:pos="4320"/>
        </w:tabs>
        <w:ind w:left="4320" w:hanging="360"/>
      </w:pPr>
      <w:rPr>
        <w:rFonts w:ascii="Arial" w:hAnsi="Arial" w:hint="default"/>
      </w:rPr>
    </w:lvl>
    <w:lvl w:ilvl="6" w:tplc="E9261E0C" w:tentative="1">
      <w:start w:val="1"/>
      <w:numFmt w:val="bullet"/>
      <w:lvlText w:val="•"/>
      <w:lvlJc w:val="left"/>
      <w:pPr>
        <w:tabs>
          <w:tab w:val="num" w:pos="5040"/>
        </w:tabs>
        <w:ind w:left="5040" w:hanging="360"/>
      </w:pPr>
      <w:rPr>
        <w:rFonts w:ascii="Arial" w:hAnsi="Arial" w:hint="default"/>
      </w:rPr>
    </w:lvl>
    <w:lvl w:ilvl="7" w:tplc="FBC671EA" w:tentative="1">
      <w:start w:val="1"/>
      <w:numFmt w:val="bullet"/>
      <w:lvlText w:val="•"/>
      <w:lvlJc w:val="left"/>
      <w:pPr>
        <w:tabs>
          <w:tab w:val="num" w:pos="5760"/>
        </w:tabs>
        <w:ind w:left="5760" w:hanging="360"/>
      </w:pPr>
      <w:rPr>
        <w:rFonts w:ascii="Arial" w:hAnsi="Arial" w:hint="default"/>
      </w:rPr>
    </w:lvl>
    <w:lvl w:ilvl="8" w:tplc="B5C27AA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B41941"/>
    <w:multiLevelType w:val="hybridMultilevel"/>
    <w:tmpl w:val="9DE25B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03B5616"/>
    <w:multiLevelType w:val="hybridMultilevel"/>
    <w:tmpl w:val="B0FAF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355D06"/>
    <w:multiLevelType w:val="hybridMultilevel"/>
    <w:tmpl w:val="16DE9996"/>
    <w:lvl w:ilvl="0" w:tplc="0409000F">
      <w:start w:val="1"/>
      <w:numFmt w:val="decimal"/>
      <w:lvlText w:val="%1."/>
      <w:lvlJc w:val="left"/>
      <w:pPr>
        <w:ind w:left="720" w:hanging="360"/>
      </w:pPr>
      <w:rPr>
        <w:rFonts w:hint="default"/>
      </w:rPr>
    </w:lvl>
    <w:lvl w:ilvl="1" w:tplc="03762C10" w:tentative="1">
      <w:start w:val="1"/>
      <w:numFmt w:val="bullet"/>
      <w:lvlText w:val="•"/>
      <w:lvlJc w:val="left"/>
      <w:pPr>
        <w:tabs>
          <w:tab w:val="num" w:pos="1440"/>
        </w:tabs>
        <w:ind w:left="1440" w:hanging="360"/>
      </w:pPr>
      <w:rPr>
        <w:rFonts w:ascii="Arial" w:hAnsi="Arial" w:hint="default"/>
      </w:rPr>
    </w:lvl>
    <w:lvl w:ilvl="2" w:tplc="E864C354" w:tentative="1">
      <w:start w:val="1"/>
      <w:numFmt w:val="bullet"/>
      <w:lvlText w:val="•"/>
      <w:lvlJc w:val="left"/>
      <w:pPr>
        <w:tabs>
          <w:tab w:val="num" w:pos="2160"/>
        </w:tabs>
        <w:ind w:left="2160" w:hanging="360"/>
      </w:pPr>
      <w:rPr>
        <w:rFonts w:ascii="Arial" w:hAnsi="Arial" w:hint="default"/>
      </w:rPr>
    </w:lvl>
    <w:lvl w:ilvl="3" w:tplc="F6DA9D88" w:tentative="1">
      <w:start w:val="1"/>
      <w:numFmt w:val="bullet"/>
      <w:lvlText w:val="•"/>
      <w:lvlJc w:val="left"/>
      <w:pPr>
        <w:tabs>
          <w:tab w:val="num" w:pos="2880"/>
        </w:tabs>
        <w:ind w:left="2880" w:hanging="360"/>
      </w:pPr>
      <w:rPr>
        <w:rFonts w:ascii="Arial" w:hAnsi="Arial" w:hint="default"/>
      </w:rPr>
    </w:lvl>
    <w:lvl w:ilvl="4" w:tplc="EC5C479A" w:tentative="1">
      <w:start w:val="1"/>
      <w:numFmt w:val="bullet"/>
      <w:lvlText w:val="•"/>
      <w:lvlJc w:val="left"/>
      <w:pPr>
        <w:tabs>
          <w:tab w:val="num" w:pos="3600"/>
        </w:tabs>
        <w:ind w:left="3600" w:hanging="360"/>
      </w:pPr>
      <w:rPr>
        <w:rFonts w:ascii="Arial" w:hAnsi="Arial" w:hint="default"/>
      </w:rPr>
    </w:lvl>
    <w:lvl w:ilvl="5" w:tplc="505C4D84" w:tentative="1">
      <w:start w:val="1"/>
      <w:numFmt w:val="bullet"/>
      <w:lvlText w:val="•"/>
      <w:lvlJc w:val="left"/>
      <w:pPr>
        <w:tabs>
          <w:tab w:val="num" w:pos="4320"/>
        </w:tabs>
        <w:ind w:left="4320" w:hanging="360"/>
      </w:pPr>
      <w:rPr>
        <w:rFonts w:ascii="Arial" w:hAnsi="Arial" w:hint="default"/>
      </w:rPr>
    </w:lvl>
    <w:lvl w:ilvl="6" w:tplc="40D8EBF8" w:tentative="1">
      <w:start w:val="1"/>
      <w:numFmt w:val="bullet"/>
      <w:lvlText w:val="•"/>
      <w:lvlJc w:val="left"/>
      <w:pPr>
        <w:tabs>
          <w:tab w:val="num" w:pos="5040"/>
        </w:tabs>
        <w:ind w:left="5040" w:hanging="360"/>
      </w:pPr>
      <w:rPr>
        <w:rFonts w:ascii="Arial" w:hAnsi="Arial" w:hint="default"/>
      </w:rPr>
    </w:lvl>
    <w:lvl w:ilvl="7" w:tplc="23BEA8DC" w:tentative="1">
      <w:start w:val="1"/>
      <w:numFmt w:val="bullet"/>
      <w:lvlText w:val="•"/>
      <w:lvlJc w:val="left"/>
      <w:pPr>
        <w:tabs>
          <w:tab w:val="num" w:pos="5760"/>
        </w:tabs>
        <w:ind w:left="5760" w:hanging="360"/>
      </w:pPr>
      <w:rPr>
        <w:rFonts w:ascii="Arial" w:hAnsi="Arial" w:hint="default"/>
      </w:rPr>
    </w:lvl>
    <w:lvl w:ilvl="8" w:tplc="AD18F32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482775B"/>
    <w:multiLevelType w:val="multilevel"/>
    <w:tmpl w:val="0EBA3C40"/>
    <w:lvl w:ilvl="0">
      <w:start w:val="1"/>
      <w:numFmt w:val="decimal"/>
      <w:pStyle w:val="Heading1"/>
      <w:lvlText w:val="%1"/>
      <w:lvlJc w:val="left"/>
      <w:pPr>
        <w:ind w:left="574"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64D4B5E"/>
    <w:multiLevelType w:val="hybridMultilevel"/>
    <w:tmpl w:val="4838EE60"/>
    <w:lvl w:ilvl="0" w:tplc="0409000F">
      <w:start w:val="1"/>
      <w:numFmt w:val="decimal"/>
      <w:lvlText w:val="%1."/>
      <w:lvlJc w:val="left"/>
      <w:pPr>
        <w:ind w:left="720" w:hanging="360"/>
      </w:pPr>
      <w:rPr>
        <w:rFonts w:hint="default"/>
      </w:rPr>
    </w:lvl>
    <w:lvl w:ilvl="1" w:tplc="84A2DADC" w:tentative="1">
      <w:start w:val="1"/>
      <w:numFmt w:val="bullet"/>
      <w:lvlText w:val="-"/>
      <w:lvlJc w:val="left"/>
      <w:pPr>
        <w:tabs>
          <w:tab w:val="num" w:pos="1440"/>
        </w:tabs>
        <w:ind w:left="1440" w:hanging="360"/>
      </w:pPr>
      <w:rPr>
        <w:rFonts w:ascii="Times" w:hAnsi="Times" w:hint="default"/>
      </w:rPr>
    </w:lvl>
    <w:lvl w:ilvl="2" w:tplc="B978BDA0" w:tentative="1">
      <w:start w:val="1"/>
      <w:numFmt w:val="bullet"/>
      <w:lvlText w:val="-"/>
      <w:lvlJc w:val="left"/>
      <w:pPr>
        <w:tabs>
          <w:tab w:val="num" w:pos="2160"/>
        </w:tabs>
        <w:ind w:left="2160" w:hanging="360"/>
      </w:pPr>
      <w:rPr>
        <w:rFonts w:ascii="Times" w:hAnsi="Times" w:hint="default"/>
      </w:rPr>
    </w:lvl>
    <w:lvl w:ilvl="3" w:tplc="24F64E8A" w:tentative="1">
      <w:start w:val="1"/>
      <w:numFmt w:val="bullet"/>
      <w:lvlText w:val="-"/>
      <w:lvlJc w:val="left"/>
      <w:pPr>
        <w:tabs>
          <w:tab w:val="num" w:pos="2880"/>
        </w:tabs>
        <w:ind w:left="2880" w:hanging="360"/>
      </w:pPr>
      <w:rPr>
        <w:rFonts w:ascii="Times" w:hAnsi="Times" w:hint="default"/>
      </w:rPr>
    </w:lvl>
    <w:lvl w:ilvl="4" w:tplc="520AC2D6" w:tentative="1">
      <w:start w:val="1"/>
      <w:numFmt w:val="bullet"/>
      <w:lvlText w:val="-"/>
      <w:lvlJc w:val="left"/>
      <w:pPr>
        <w:tabs>
          <w:tab w:val="num" w:pos="3600"/>
        </w:tabs>
        <w:ind w:left="3600" w:hanging="360"/>
      </w:pPr>
      <w:rPr>
        <w:rFonts w:ascii="Times" w:hAnsi="Times" w:hint="default"/>
      </w:rPr>
    </w:lvl>
    <w:lvl w:ilvl="5" w:tplc="17D0D7E8" w:tentative="1">
      <w:start w:val="1"/>
      <w:numFmt w:val="bullet"/>
      <w:lvlText w:val="-"/>
      <w:lvlJc w:val="left"/>
      <w:pPr>
        <w:tabs>
          <w:tab w:val="num" w:pos="4320"/>
        </w:tabs>
        <w:ind w:left="4320" w:hanging="360"/>
      </w:pPr>
      <w:rPr>
        <w:rFonts w:ascii="Times" w:hAnsi="Times" w:hint="default"/>
      </w:rPr>
    </w:lvl>
    <w:lvl w:ilvl="6" w:tplc="63D20952" w:tentative="1">
      <w:start w:val="1"/>
      <w:numFmt w:val="bullet"/>
      <w:lvlText w:val="-"/>
      <w:lvlJc w:val="left"/>
      <w:pPr>
        <w:tabs>
          <w:tab w:val="num" w:pos="5040"/>
        </w:tabs>
        <w:ind w:left="5040" w:hanging="360"/>
      </w:pPr>
      <w:rPr>
        <w:rFonts w:ascii="Times" w:hAnsi="Times" w:hint="default"/>
      </w:rPr>
    </w:lvl>
    <w:lvl w:ilvl="7" w:tplc="116A53D2" w:tentative="1">
      <w:start w:val="1"/>
      <w:numFmt w:val="bullet"/>
      <w:lvlText w:val="-"/>
      <w:lvlJc w:val="left"/>
      <w:pPr>
        <w:tabs>
          <w:tab w:val="num" w:pos="5760"/>
        </w:tabs>
        <w:ind w:left="5760" w:hanging="360"/>
      </w:pPr>
      <w:rPr>
        <w:rFonts w:ascii="Times" w:hAnsi="Times" w:hint="default"/>
      </w:rPr>
    </w:lvl>
    <w:lvl w:ilvl="8" w:tplc="38A80B40" w:tentative="1">
      <w:start w:val="1"/>
      <w:numFmt w:val="bullet"/>
      <w:lvlText w:val="-"/>
      <w:lvlJc w:val="left"/>
      <w:pPr>
        <w:tabs>
          <w:tab w:val="num" w:pos="6480"/>
        </w:tabs>
        <w:ind w:left="6480" w:hanging="360"/>
      </w:pPr>
      <w:rPr>
        <w:rFonts w:ascii="Times" w:hAnsi="Times" w:hint="default"/>
      </w:rPr>
    </w:lvl>
  </w:abstractNum>
  <w:abstractNum w:abstractNumId="9" w15:restartNumberingAfterBreak="0">
    <w:nsid w:val="1AEF777C"/>
    <w:multiLevelType w:val="hybridMultilevel"/>
    <w:tmpl w:val="43C684C6"/>
    <w:lvl w:ilvl="0" w:tplc="33F24BDC">
      <w:start w:val="1"/>
      <w:numFmt w:val="bullet"/>
      <w:lvlText w:val="•"/>
      <w:lvlJc w:val="left"/>
      <w:pPr>
        <w:tabs>
          <w:tab w:val="num" w:pos="720"/>
        </w:tabs>
        <w:ind w:left="720" w:hanging="360"/>
      </w:pPr>
      <w:rPr>
        <w:rFonts w:ascii="Arial" w:hAnsi="Arial" w:hint="default"/>
      </w:rPr>
    </w:lvl>
    <w:lvl w:ilvl="1" w:tplc="88FC973E" w:tentative="1">
      <w:start w:val="1"/>
      <w:numFmt w:val="bullet"/>
      <w:lvlText w:val="•"/>
      <w:lvlJc w:val="left"/>
      <w:pPr>
        <w:tabs>
          <w:tab w:val="num" w:pos="1440"/>
        </w:tabs>
        <w:ind w:left="1440" w:hanging="360"/>
      </w:pPr>
      <w:rPr>
        <w:rFonts w:ascii="Arial" w:hAnsi="Arial" w:hint="default"/>
      </w:rPr>
    </w:lvl>
    <w:lvl w:ilvl="2" w:tplc="CA78F6C4" w:tentative="1">
      <w:start w:val="1"/>
      <w:numFmt w:val="bullet"/>
      <w:lvlText w:val="•"/>
      <w:lvlJc w:val="left"/>
      <w:pPr>
        <w:tabs>
          <w:tab w:val="num" w:pos="2160"/>
        </w:tabs>
        <w:ind w:left="2160" w:hanging="360"/>
      </w:pPr>
      <w:rPr>
        <w:rFonts w:ascii="Arial" w:hAnsi="Arial" w:hint="default"/>
      </w:rPr>
    </w:lvl>
    <w:lvl w:ilvl="3" w:tplc="46BE4E2A" w:tentative="1">
      <w:start w:val="1"/>
      <w:numFmt w:val="bullet"/>
      <w:lvlText w:val="•"/>
      <w:lvlJc w:val="left"/>
      <w:pPr>
        <w:tabs>
          <w:tab w:val="num" w:pos="2880"/>
        </w:tabs>
        <w:ind w:left="2880" w:hanging="360"/>
      </w:pPr>
      <w:rPr>
        <w:rFonts w:ascii="Arial" w:hAnsi="Arial" w:hint="default"/>
      </w:rPr>
    </w:lvl>
    <w:lvl w:ilvl="4" w:tplc="11425952" w:tentative="1">
      <w:start w:val="1"/>
      <w:numFmt w:val="bullet"/>
      <w:lvlText w:val="•"/>
      <w:lvlJc w:val="left"/>
      <w:pPr>
        <w:tabs>
          <w:tab w:val="num" w:pos="3600"/>
        </w:tabs>
        <w:ind w:left="3600" w:hanging="360"/>
      </w:pPr>
      <w:rPr>
        <w:rFonts w:ascii="Arial" w:hAnsi="Arial" w:hint="default"/>
      </w:rPr>
    </w:lvl>
    <w:lvl w:ilvl="5" w:tplc="F96AF490" w:tentative="1">
      <w:start w:val="1"/>
      <w:numFmt w:val="bullet"/>
      <w:lvlText w:val="•"/>
      <w:lvlJc w:val="left"/>
      <w:pPr>
        <w:tabs>
          <w:tab w:val="num" w:pos="4320"/>
        </w:tabs>
        <w:ind w:left="4320" w:hanging="360"/>
      </w:pPr>
      <w:rPr>
        <w:rFonts w:ascii="Arial" w:hAnsi="Arial" w:hint="default"/>
      </w:rPr>
    </w:lvl>
    <w:lvl w:ilvl="6" w:tplc="EC82C280" w:tentative="1">
      <w:start w:val="1"/>
      <w:numFmt w:val="bullet"/>
      <w:lvlText w:val="•"/>
      <w:lvlJc w:val="left"/>
      <w:pPr>
        <w:tabs>
          <w:tab w:val="num" w:pos="5040"/>
        </w:tabs>
        <w:ind w:left="5040" w:hanging="360"/>
      </w:pPr>
      <w:rPr>
        <w:rFonts w:ascii="Arial" w:hAnsi="Arial" w:hint="default"/>
      </w:rPr>
    </w:lvl>
    <w:lvl w:ilvl="7" w:tplc="3580C102" w:tentative="1">
      <w:start w:val="1"/>
      <w:numFmt w:val="bullet"/>
      <w:lvlText w:val="•"/>
      <w:lvlJc w:val="left"/>
      <w:pPr>
        <w:tabs>
          <w:tab w:val="num" w:pos="5760"/>
        </w:tabs>
        <w:ind w:left="5760" w:hanging="360"/>
      </w:pPr>
      <w:rPr>
        <w:rFonts w:ascii="Arial" w:hAnsi="Arial" w:hint="default"/>
      </w:rPr>
    </w:lvl>
    <w:lvl w:ilvl="8" w:tplc="261C56E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B055407"/>
    <w:multiLevelType w:val="hybridMultilevel"/>
    <w:tmpl w:val="A3AC74C6"/>
    <w:lvl w:ilvl="0" w:tplc="0409000F">
      <w:start w:val="1"/>
      <w:numFmt w:val="decimal"/>
      <w:lvlText w:val="%1."/>
      <w:lvlJc w:val="left"/>
      <w:pPr>
        <w:ind w:left="720" w:hanging="360"/>
      </w:pPr>
      <w:rPr>
        <w:rFonts w:hint="default"/>
      </w:rPr>
    </w:lvl>
    <w:lvl w:ilvl="1" w:tplc="AF4449EE" w:tentative="1">
      <w:start w:val="1"/>
      <w:numFmt w:val="bullet"/>
      <w:lvlText w:val="•"/>
      <w:lvlJc w:val="left"/>
      <w:pPr>
        <w:tabs>
          <w:tab w:val="num" w:pos="1440"/>
        </w:tabs>
        <w:ind w:left="1440" w:hanging="360"/>
      </w:pPr>
      <w:rPr>
        <w:rFonts w:ascii="Arial" w:hAnsi="Arial" w:hint="default"/>
      </w:rPr>
    </w:lvl>
    <w:lvl w:ilvl="2" w:tplc="BCFED2AA" w:tentative="1">
      <w:start w:val="1"/>
      <w:numFmt w:val="bullet"/>
      <w:lvlText w:val="•"/>
      <w:lvlJc w:val="left"/>
      <w:pPr>
        <w:tabs>
          <w:tab w:val="num" w:pos="2160"/>
        </w:tabs>
        <w:ind w:left="2160" w:hanging="360"/>
      </w:pPr>
      <w:rPr>
        <w:rFonts w:ascii="Arial" w:hAnsi="Arial" w:hint="default"/>
      </w:rPr>
    </w:lvl>
    <w:lvl w:ilvl="3" w:tplc="543AC0AA" w:tentative="1">
      <w:start w:val="1"/>
      <w:numFmt w:val="bullet"/>
      <w:lvlText w:val="•"/>
      <w:lvlJc w:val="left"/>
      <w:pPr>
        <w:tabs>
          <w:tab w:val="num" w:pos="2880"/>
        </w:tabs>
        <w:ind w:left="2880" w:hanging="360"/>
      </w:pPr>
      <w:rPr>
        <w:rFonts w:ascii="Arial" w:hAnsi="Arial" w:hint="default"/>
      </w:rPr>
    </w:lvl>
    <w:lvl w:ilvl="4" w:tplc="E126F16E" w:tentative="1">
      <w:start w:val="1"/>
      <w:numFmt w:val="bullet"/>
      <w:lvlText w:val="•"/>
      <w:lvlJc w:val="left"/>
      <w:pPr>
        <w:tabs>
          <w:tab w:val="num" w:pos="3600"/>
        </w:tabs>
        <w:ind w:left="3600" w:hanging="360"/>
      </w:pPr>
      <w:rPr>
        <w:rFonts w:ascii="Arial" w:hAnsi="Arial" w:hint="default"/>
      </w:rPr>
    </w:lvl>
    <w:lvl w:ilvl="5" w:tplc="A742301A" w:tentative="1">
      <w:start w:val="1"/>
      <w:numFmt w:val="bullet"/>
      <w:lvlText w:val="•"/>
      <w:lvlJc w:val="left"/>
      <w:pPr>
        <w:tabs>
          <w:tab w:val="num" w:pos="4320"/>
        </w:tabs>
        <w:ind w:left="4320" w:hanging="360"/>
      </w:pPr>
      <w:rPr>
        <w:rFonts w:ascii="Arial" w:hAnsi="Arial" w:hint="default"/>
      </w:rPr>
    </w:lvl>
    <w:lvl w:ilvl="6" w:tplc="A6DCBC5A" w:tentative="1">
      <w:start w:val="1"/>
      <w:numFmt w:val="bullet"/>
      <w:lvlText w:val="•"/>
      <w:lvlJc w:val="left"/>
      <w:pPr>
        <w:tabs>
          <w:tab w:val="num" w:pos="5040"/>
        </w:tabs>
        <w:ind w:left="5040" w:hanging="360"/>
      </w:pPr>
      <w:rPr>
        <w:rFonts w:ascii="Arial" w:hAnsi="Arial" w:hint="default"/>
      </w:rPr>
    </w:lvl>
    <w:lvl w:ilvl="7" w:tplc="4886C7D8" w:tentative="1">
      <w:start w:val="1"/>
      <w:numFmt w:val="bullet"/>
      <w:lvlText w:val="•"/>
      <w:lvlJc w:val="left"/>
      <w:pPr>
        <w:tabs>
          <w:tab w:val="num" w:pos="5760"/>
        </w:tabs>
        <w:ind w:left="5760" w:hanging="360"/>
      </w:pPr>
      <w:rPr>
        <w:rFonts w:ascii="Arial" w:hAnsi="Arial" w:hint="default"/>
      </w:rPr>
    </w:lvl>
    <w:lvl w:ilvl="8" w:tplc="3474BAD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BFF2E5F"/>
    <w:multiLevelType w:val="hybridMultilevel"/>
    <w:tmpl w:val="3A04F536"/>
    <w:lvl w:ilvl="0" w:tplc="D1E84BB0">
      <w:start w:val="1"/>
      <w:numFmt w:val="bullet"/>
      <w:lvlText w:val="•"/>
      <w:lvlJc w:val="left"/>
      <w:pPr>
        <w:tabs>
          <w:tab w:val="num" w:pos="720"/>
        </w:tabs>
        <w:ind w:left="720" w:hanging="360"/>
      </w:pPr>
      <w:rPr>
        <w:rFonts w:ascii="Arial" w:hAnsi="Arial" w:hint="default"/>
      </w:rPr>
    </w:lvl>
    <w:lvl w:ilvl="1" w:tplc="ED706546" w:tentative="1">
      <w:start w:val="1"/>
      <w:numFmt w:val="bullet"/>
      <w:lvlText w:val="•"/>
      <w:lvlJc w:val="left"/>
      <w:pPr>
        <w:tabs>
          <w:tab w:val="num" w:pos="1440"/>
        </w:tabs>
        <w:ind w:left="1440" w:hanging="360"/>
      </w:pPr>
      <w:rPr>
        <w:rFonts w:ascii="Arial" w:hAnsi="Arial" w:hint="default"/>
      </w:rPr>
    </w:lvl>
    <w:lvl w:ilvl="2" w:tplc="C1764342" w:tentative="1">
      <w:start w:val="1"/>
      <w:numFmt w:val="bullet"/>
      <w:lvlText w:val="•"/>
      <w:lvlJc w:val="left"/>
      <w:pPr>
        <w:tabs>
          <w:tab w:val="num" w:pos="2160"/>
        </w:tabs>
        <w:ind w:left="2160" w:hanging="360"/>
      </w:pPr>
      <w:rPr>
        <w:rFonts w:ascii="Arial" w:hAnsi="Arial" w:hint="default"/>
      </w:rPr>
    </w:lvl>
    <w:lvl w:ilvl="3" w:tplc="A53A3212" w:tentative="1">
      <w:start w:val="1"/>
      <w:numFmt w:val="bullet"/>
      <w:lvlText w:val="•"/>
      <w:lvlJc w:val="left"/>
      <w:pPr>
        <w:tabs>
          <w:tab w:val="num" w:pos="2880"/>
        </w:tabs>
        <w:ind w:left="2880" w:hanging="360"/>
      </w:pPr>
      <w:rPr>
        <w:rFonts w:ascii="Arial" w:hAnsi="Arial" w:hint="default"/>
      </w:rPr>
    </w:lvl>
    <w:lvl w:ilvl="4" w:tplc="3E80486E" w:tentative="1">
      <w:start w:val="1"/>
      <w:numFmt w:val="bullet"/>
      <w:lvlText w:val="•"/>
      <w:lvlJc w:val="left"/>
      <w:pPr>
        <w:tabs>
          <w:tab w:val="num" w:pos="3600"/>
        </w:tabs>
        <w:ind w:left="3600" w:hanging="360"/>
      </w:pPr>
      <w:rPr>
        <w:rFonts w:ascii="Arial" w:hAnsi="Arial" w:hint="default"/>
      </w:rPr>
    </w:lvl>
    <w:lvl w:ilvl="5" w:tplc="0186EC8A" w:tentative="1">
      <w:start w:val="1"/>
      <w:numFmt w:val="bullet"/>
      <w:lvlText w:val="•"/>
      <w:lvlJc w:val="left"/>
      <w:pPr>
        <w:tabs>
          <w:tab w:val="num" w:pos="4320"/>
        </w:tabs>
        <w:ind w:left="4320" w:hanging="360"/>
      </w:pPr>
      <w:rPr>
        <w:rFonts w:ascii="Arial" w:hAnsi="Arial" w:hint="default"/>
      </w:rPr>
    </w:lvl>
    <w:lvl w:ilvl="6" w:tplc="183296CC" w:tentative="1">
      <w:start w:val="1"/>
      <w:numFmt w:val="bullet"/>
      <w:lvlText w:val="•"/>
      <w:lvlJc w:val="left"/>
      <w:pPr>
        <w:tabs>
          <w:tab w:val="num" w:pos="5040"/>
        </w:tabs>
        <w:ind w:left="5040" w:hanging="360"/>
      </w:pPr>
      <w:rPr>
        <w:rFonts w:ascii="Arial" w:hAnsi="Arial" w:hint="default"/>
      </w:rPr>
    </w:lvl>
    <w:lvl w:ilvl="7" w:tplc="A96C4234" w:tentative="1">
      <w:start w:val="1"/>
      <w:numFmt w:val="bullet"/>
      <w:lvlText w:val="•"/>
      <w:lvlJc w:val="left"/>
      <w:pPr>
        <w:tabs>
          <w:tab w:val="num" w:pos="5760"/>
        </w:tabs>
        <w:ind w:left="5760" w:hanging="360"/>
      </w:pPr>
      <w:rPr>
        <w:rFonts w:ascii="Arial" w:hAnsi="Arial" w:hint="default"/>
      </w:rPr>
    </w:lvl>
    <w:lvl w:ilvl="8" w:tplc="2B14146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815363"/>
    <w:multiLevelType w:val="multilevel"/>
    <w:tmpl w:val="6D7A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7B2896"/>
    <w:multiLevelType w:val="hybridMultilevel"/>
    <w:tmpl w:val="071E4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2E328E"/>
    <w:multiLevelType w:val="hybridMultilevel"/>
    <w:tmpl w:val="DAE414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FB1792"/>
    <w:multiLevelType w:val="hybridMultilevel"/>
    <w:tmpl w:val="05E68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2B37C9"/>
    <w:multiLevelType w:val="hybridMultilevel"/>
    <w:tmpl w:val="C5CCDF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B24117"/>
    <w:multiLevelType w:val="hybridMultilevel"/>
    <w:tmpl w:val="D1E61D74"/>
    <w:lvl w:ilvl="0" w:tplc="21D8B784">
      <w:start w:val="5"/>
      <w:numFmt w:val="bullet"/>
      <w:lvlText w:val="-"/>
      <w:lvlJc w:val="left"/>
      <w:pPr>
        <w:ind w:left="720" w:hanging="360"/>
      </w:pPr>
      <w:rPr>
        <w:rFonts w:ascii="Helvetica" w:eastAsiaTheme="minorEastAsia"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836DC0"/>
    <w:multiLevelType w:val="hybridMultilevel"/>
    <w:tmpl w:val="48BA9284"/>
    <w:lvl w:ilvl="0" w:tplc="38B60A9E">
      <w:start w:val="1"/>
      <w:numFmt w:val="bullet"/>
      <w:lvlText w:val="•"/>
      <w:lvlJc w:val="left"/>
      <w:pPr>
        <w:tabs>
          <w:tab w:val="num" w:pos="720"/>
        </w:tabs>
        <w:ind w:left="720" w:hanging="360"/>
      </w:pPr>
      <w:rPr>
        <w:rFonts w:ascii="Arial" w:hAnsi="Arial" w:hint="default"/>
      </w:rPr>
    </w:lvl>
    <w:lvl w:ilvl="1" w:tplc="D362D9D4" w:tentative="1">
      <w:start w:val="1"/>
      <w:numFmt w:val="bullet"/>
      <w:lvlText w:val="•"/>
      <w:lvlJc w:val="left"/>
      <w:pPr>
        <w:tabs>
          <w:tab w:val="num" w:pos="1440"/>
        </w:tabs>
        <w:ind w:left="1440" w:hanging="360"/>
      </w:pPr>
      <w:rPr>
        <w:rFonts w:ascii="Arial" w:hAnsi="Arial" w:hint="default"/>
      </w:rPr>
    </w:lvl>
    <w:lvl w:ilvl="2" w:tplc="3446B126" w:tentative="1">
      <w:start w:val="1"/>
      <w:numFmt w:val="bullet"/>
      <w:lvlText w:val="•"/>
      <w:lvlJc w:val="left"/>
      <w:pPr>
        <w:tabs>
          <w:tab w:val="num" w:pos="2160"/>
        </w:tabs>
        <w:ind w:left="2160" w:hanging="360"/>
      </w:pPr>
      <w:rPr>
        <w:rFonts w:ascii="Arial" w:hAnsi="Arial" w:hint="default"/>
      </w:rPr>
    </w:lvl>
    <w:lvl w:ilvl="3" w:tplc="A078AA42" w:tentative="1">
      <w:start w:val="1"/>
      <w:numFmt w:val="bullet"/>
      <w:lvlText w:val="•"/>
      <w:lvlJc w:val="left"/>
      <w:pPr>
        <w:tabs>
          <w:tab w:val="num" w:pos="2880"/>
        </w:tabs>
        <w:ind w:left="2880" w:hanging="360"/>
      </w:pPr>
      <w:rPr>
        <w:rFonts w:ascii="Arial" w:hAnsi="Arial" w:hint="default"/>
      </w:rPr>
    </w:lvl>
    <w:lvl w:ilvl="4" w:tplc="3B5CAEB2" w:tentative="1">
      <w:start w:val="1"/>
      <w:numFmt w:val="bullet"/>
      <w:lvlText w:val="•"/>
      <w:lvlJc w:val="left"/>
      <w:pPr>
        <w:tabs>
          <w:tab w:val="num" w:pos="3600"/>
        </w:tabs>
        <w:ind w:left="3600" w:hanging="360"/>
      </w:pPr>
      <w:rPr>
        <w:rFonts w:ascii="Arial" w:hAnsi="Arial" w:hint="default"/>
      </w:rPr>
    </w:lvl>
    <w:lvl w:ilvl="5" w:tplc="568CB3CE" w:tentative="1">
      <w:start w:val="1"/>
      <w:numFmt w:val="bullet"/>
      <w:lvlText w:val="•"/>
      <w:lvlJc w:val="left"/>
      <w:pPr>
        <w:tabs>
          <w:tab w:val="num" w:pos="4320"/>
        </w:tabs>
        <w:ind w:left="4320" w:hanging="360"/>
      </w:pPr>
      <w:rPr>
        <w:rFonts w:ascii="Arial" w:hAnsi="Arial" w:hint="default"/>
      </w:rPr>
    </w:lvl>
    <w:lvl w:ilvl="6" w:tplc="906630C2" w:tentative="1">
      <w:start w:val="1"/>
      <w:numFmt w:val="bullet"/>
      <w:lvlText w:val="•"/>
      <w:lvlJc w:val="left"/>
      <w:pPr>
        <w:tabs>
          <w:tab w:val="num" w:pos="5040"/>
        </w:tabs>
        <w:ind w:left="5040" w:hanging="360"/>
      </w:pPr>
      <w:rPr>
        <w:rFonts w:ascii="Arial" w:hAnsi="Arial" w:hint="default"/>
      </w:rPr>
    </w:lvl>
    <w:lvl w:ilvl="7" w:tplc="D5BAF13A" w:tentative="1">
      <w:start w:val="1"/>
      <w:numFmt w:val="bullet"/>
      <w:lvlText w:val="•"/>
      <w:lvlJc w:val="left"/>
      <w:pPr>
        <w:tabs>
          <w:tab w:val="num" w:pos="5760"/>
        </w:tabs>
        <w:ind w:left="5760" w:hanging="360"/>
      </w:pPr>
      <w:rPr>
        <w:rFonts w:ascii="Arial" w:hAnsi="Arial" w:hint="default"/>
      </w:rPr>
    </w:lvl>
    <w:lvl w:ilvl="8" w:tplc="D750969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EA13426"/>
    <w:multiLevelType w:val="hybridMultilevel"/>
    <w:tmpl w:val="8864C48E"/>
    <w:lvl w:ilvl="0" w:tplc="25B60516">
      <w:start w:val="1"/>
      <w:numFmt w:val="bullet"/>
      <w:lvlText w:val="•"/>
      <w:lvlJc w:val="left"/>
      <w:pPr>
        <w:tabs>
          <w:tab w:val="num" w:pos="720"/>
        </w:tabs>
        <w:ind w:left="720" w:hanging="360"/>
      </w:pPr>
      <w:rPr>
        <w:rFonts w:ascii="Arial" w:hAnsi="Arial" w:hint="default"/>
      </w:rPr>
    </w:lvl>
    <w:lvl w:ilvl="1" w:tplc="6B9A642E" w:tentative="1">
      <w:start w:val="1"/>
      <w:numFmt w:val="bullet"/>
      <w:lvlText w:val="•"/>
      <w:lvlJc w:val="left"/>
      <w:pPr>
        <w:tabs>
          <w:tab w:val="num" w:pos="1440"/>
        </w:tabs>
        <w:ind w:left="1440" w:hanging="360"/>
      </w:pPr>
      <w:rPr>
        <w:rFonts w:ascii="Arial" w:hAnsi="Arial" w:hint="default"/>
      </w:rPr>
    </w:lvl>
    <w:lvl w:ilvl="2" w:tplc="9BB618A2" w:tentative="1">
      <w:start w:val="1"/>
      <w:numFmt w:val="bullet"/>
      <w:lvlText w:val="•"/>
      <w:lvlJc w:val="left"/>
      <w:pPr>
        <w:tabs>
          <w:tab w:val="num" w:pos="2160"/>
        </w:tabs>
        <w:ind w:left="2160" w:hanging="360"/>
      </w:pPr>
      <w:rPr>
        <w:rFonts w:ascii="Arial" w:hAnsi="Arial" w:hint="default"/>
      </w:rPr>
    </w:lvl>
    <w:lvl w:ilvl="3" w:tplc="6AC0B88A" w:tentative="1">
      <w:start w:val="1"/>
      <w:numFmt w:val="bullet"/>
      <w:lvlText w:val="•"/>
      <w:lvlJc w:val="left"/>
      <w:pPr>
        <w:tabs>
          <w:tab w:val="num" w:pos="2880"/>
        </w:tabs>
        <w:ind w:left="2880" w:hanging="360"/>
      </w:pPr>
      <w:rPr>
        <w:rFonts w:ascii="Arial" w:hAnsi="Arial" w:hint="default"/>
      </w:rPr>
    </w:lvl>
    <w:lvl w:ilvl="4" w:tplc="062E5DB8" w:tentative="1">
      <w:start w:val="1"/>
      <w:numFmt w:val="bullet"/>
      <w:lvlText w:val="•"/>
      <w:lvlJc w:val="left"/>
      <w:pPr>
        <w:tabs>
          <w:tab w:val="num" w:pos="3600"/>
        </w:tabs>
        <w:ind w:left="3600" w:hanging="360"/>
      </w:pPr>
      <w:rPr>
        <w:rFonts w:ascii="Arial" w:hAnsi="Arial" w:hint="default"/>
      </w:rPr>
    </w:lvl>
    <w:lvl w:ilvl="5" w:tplc="EFAC41F6" w:tentative="1">
      <w:start w:val="1"/>
      <w:numFmt w:val="bullet"/>
      <w:lvlText w:val="•"/>
      <w:lvlJc w:val="left"/>
      <w:pPr>
        <w:tabs>
          <w:tab w:val="num" w:pos="4320"/>
        </w:tabs>
        <w:ind w:left="4320" w:hanging="360"/>
      </w:pPr>
      <w:rPr>
        <w:rFonts w:ascii="Arial" w:hAnsi="Arial" w:hint="default"/>
      </w:rPr>
    </w:lvl>
    <w:lvl w:ilvl="6" w:tplc="E9261E0C" w:tentative="1">
      <w:start w:val="1"/>
      <w:numFmt w:val="bullet"/>
      <w:lvlText w:val="•"/>
      <w:lvlJc w:val="left"/>
      <w:pPr>
        <w:tabs>
          <w:tab w:val="num" w:pos="5040"/>
        </w:tabs>
        <w:ind w:left="5040" w:hanging="360"/>
      </w:pPr>
      <w:rPr>
        <w:rFonts w:ascii="Arial" w:hAnsi="Arial" w:hint="default"/>
      </w:rPr>
    </w:lvl>
    <w:lvl w:ilvl="7" w:tplc="FBC671EA" w:tentative="1">
      <w:start w:val="1"/>
      <w:numFmt w:val="bullet"/>
      <w:lvlText w:val="•"/>
      <w:lvlJc w:val="left"/>
      <w:pPr>
        <w:tabs>
          <w:tab w:val="num" w:pos="5760"/>
        </w:tabs>
        <w:ind w:left="5760" w:hanging="360"/>
      </w:pPr>
      <w:rPr>
        <w:rFonts w:ascii="Arial" w:hAnsi="Arial" w:hint="default"/>
      </w:rPr>
    </w:lvl>
    <w:lvl w:ilvl="8" w:tplc="B5C27AA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1206E63"/>
    <w:multiLevelType w:val="hybridMultilevel"/>
    <w:tmpl w:val="3C40E036"/>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4562380"/>
    <w:multiLevelType w:val="hybridMultilevel"/>
    <w:tmpl w:val="5852B84C"/>
    <w:lvl w:ilvl="0" w:tplc="0409000F">
      <w:start w:val="1"/>
      <w:numFmt w:val="decimal"/>
      <w:lvlText w:val="%1."/>
      <w:lvlJc w:val="left"/>
      <w:pPr>
        <w:ind w:left="720" w:hanging="360"/>
      </w:pPr>
      <w:rPr>
        <w:rFonts w:hint="default"/>
      </w:rPr>
    </w:lvl>
    <w:lvl w:ilvl="1" w:tplc="ED706546" w:tentative="1">
      <w:start w:val="1"/>
      <w:numFmt w:val="bullet"/>
      <w:lvlText w:val="•"/>
      <w:lvlJc w:val="left"/>
      <w:pPr>
        <w:tabs>
          <w:tab w:val="num" w:pos="1440"/>
        </w:tabs>
        <w:ind w:left="1440" w:hanging="360"/>
      </w:pPr>
      <w:rPr>
        <w:rFonts w:ascii="Arial" w:hAnsi="Arial" w:hint="default"/>
      </w:rPr>
    </w:lvl>
    <w:lvl w:ilvl="2" w:tplc="C1764342" w:tentative="1">
      <w:start w:val="1"/>
      <w:numFmt w:val="bullet"/>
      <w:lvlText w:val="•"/>
      <w:lvlJc w:val="left"/>
      <w:pPr>
        <w:tabs>
          <w:tab w:val="num" w:pos="2160"/>
        </w:tabs>
        <w:ind w:left="2160" w:hanging="360"/>
      </w:pPr>
      <w:rPr>
        <w:rFonts w:ascii="Arial" w:hAnsi="Arial" w:hint="default"/>
      </w:rPr>
    </w:lvl>
    <w:lvl w:ilvl="3" w:tplc="A53A3212" w:tentative="1">
      <w:start w:val="1"/>
      <w:numFmt w:val="bullet"/>
      <w:lvlText w:val="•"/>
      <w:lvlJc w:val="left"/>
      <w:pPr>
        <w:tabs>
          <w:tab w:val="num" w:pos="2880"/>
        </w:tabs>
        <w:ind w:left="2880" w:hanging="360"/>
      </w:pPr>
      <w:rPr>
        <w:rFonts w:ascii="Arial" w:hAnsi="Arial" w:hint="default"/>
      </w:rPr>
    </w:lvl>
    <w:lvl w:ilvl="4" w:tplc="3E80486E" w:tentative="1">
      <w:start w:val="1"/>
      <w:numFmt w:val="bullet"/>
      <w:lvlText w:val="•"/>
      <w:lvlJc w:val="left"/>
      <w:pPr>
        <w:tabs>
          <w:tab w:val="num" w:pos="3600"/>
        </w:tabs>
        <w:ind w:left="3600" w:hanging="360"/>
      </w:pPr>
      <w:rPr>
        <w:rFonts w:ascii="Arial" w:hAnsi="Arial" w:hint="default"/>
      </w:rPr>
    </w:lvl>
    <w:lvl w:ilvl="5" w:tplc="0186EC8A" w:tentative="1">
      <w:start w:val="1"/>
      <w:numFmt w:val="bullet"/>
      <w:lvlText w:val="•"/>
      <w:lvlJc w:val="left"/>
      <w:pPr>
        <w:tabs>
          <w:tab w:val="num" w:pos="4320"/>
        </w:tabs>
        <w:ind w:left="4320" w:hanging="360"/>
      </w:pPr>
      <w:rPr>
        <w:rFonts w:ascii="Arial" w:hAnsi="Arial" w:hint="default"/>
      </w:rPr>
    </w:lvl>
    <w:lvl w:ilvl="6" w:tplc="183296CC" w:tentative="1">
      <w:start w:val="1"/>
      <w:numFmt w:val="bullet"/>
      <w:lvlText w:val="•"/>
      <w:lvlJc w:val="left"/>
      <w:pPr>
        <w:tabs>
          <w:tab w:val="num" w:pos="5040"/>
        </w:tabs>
        <w:ind w:left="5040" w:hanging="360"/>
      </w:pPr>
      <w:rPr>
        <w:rFonts w:ascii="Arial" w:hAnsi="Arial" w:hint="default"/>
      </w:rPr>
    </w:lvl>
    <w:lvl w:ilvl="7" w:tplc="A96C4234" w:tentative="1">
      <w:start w:val="1"/>
      <w:numFmt w:val="bullet"/>
      <w:lvlText w:val="•"/>
      <w:lvlJc w:val="left"/>
      <w:pPr>
        <w:tabs>
          <w:tab w:val="num" w:pos="5760"/>
        </w:tabs>
        <w:ind w:left="5760" w:hanging="360"/>
      </w:pPr>
      <w:rPr>
        <w:rFonts w:ascii="Arial" w:hAnsi="Arial" w:hint="default"/>
      </w:rPr>
    </w:lvl>
    <w:lvl w:ilvl="8" w:tplc="2B14146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4E4001B"/>
    <w:multiLevelType w:val="hybridMultilevel"/>
    <w:tmpl w:val="6F5803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715721"/>
    <w:multiLevelType w:val="multilevel"/>
    <w:tmpl w:val="41DAC758"/>
    <w:lvl w:ilvl="0">
      <w:start w:val="1"/>
      <w:numFmt w:val="decimal"/>
      <w:lvlText w:val="%1."/>
      <w:lvlJc w:val="left"/>
      <w:pPr>
        <w:ind w:left="1080" w:hanging="360"/>
      </w:pPr>
    </w:lvl>
    <w:lvl w:ilvl="1">
      <w:start w:val="9"/>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4" w15:restartNumberingAfterBreak="0">
    <w:nsid w:val="5B8C6035"/>
    <w:multiLevelType w:val="hybridMultilevel"/>
    <w:tmpl w:val="595C8322"/>
    <w:lvl w:ilvl="0" w:tplc="0409000F">
      <w:start w:val="1"/>
      <w:numFmt w:val="decimal"/>
      <w:lvlText w:val="%1."/>
      <w:lvlJc w:val="left"/>
      <w:pPr>
        <w:ind w:left="720" w:hanging="360"/>
      </w:pPr>
      <w:rPr>
        <w:rFonts w:hint="default"/>
      </w:rPr>
    </w:lvl>
    <w:lvl w:ilvl="1" w:tplc="D362D9D4" w:tentative="1">
      <w:start w:val="1"/>
      <w:numFmt w:val="bullet"/>
      <w:lvlText w:val="•"/>
      <w:lvlJc w:val="left"/>
      <w:pPr>
        <w:tabs>
          <w:tab w:val="num" w:pos="1440"/>
        </w:tabs>
        <w:ind w:left="1440" w:hanging="360"/>
      </w:pPr>
      <w:rPr>
        <w:rFonts w:ascii="Arial" w:hAnsi="Arial" w:hint="default"/>
      </w:rPr>
    </w:lvl>
    <w:lvl w:ilvl="2" w:tplc="3446B126" w:tentative="1">
      <w:start w:val="1"/>
      <w:numFmt w:val="bullet"/>
      <w:lvlText w:val="•"/>
      <w:lvlJc w:val="left"/>
      <w:pPr>
        <w:tabs>
          <w:tab w:val="num" w:pos="2160"/>
        </w:tabs>
        <w:ind w:left="2160" w:hanging="360"/>
      </w:pPr>
      <w:rPr>
        <w:rFonts w:ascii="Arial" w:hAnsi="Arial" w:hint="default"/>
      </w:rPr>
    </w:lvl>
    <w:lvl w:ilvl="3" w:tplc="A078AA42" w:tentative="1">
      <w:start w:val="1"/>
      <w:numFmt w:val="bullet"/>
      <w:lvlText w:val="•"/>
      <w:lvlJc w:val="left"/>
      <w:pPr>
        <w:tabs>
          <w:tab w:val="num" w:pos="2880"/>
        </w:tabs>
        <w:ind w:left="2880" w:hanging="360"/>
      </w:pPr>
      <w:rPr>
        <w:rFonts w:ascii="Arial" w:hAnsi="Arial" w:hint="default"/>
      </w:rPr>
    </w:lvl>
    <w:lvl w:ilvl="4" w:tplc="3B5CAEB2" w:tentative="1">
      <w:start w:val="1"/>
      <w:numFmt w:val="bullet"/>
      <w:lvlText w:val="•"/>
      <w:lvlJc w:val="left"/>
      <w:pPr>
        <w:tabs>
          <w:tab w:val="num" w:pos="3600"/>
        </w:tabs>
        <w:ind w:left="3600" w:hanging="360"/>
      </w:pPr>
      <w:rPr>
        <w:rFonts w:ascii="Arial" w:hAnsi="Arial" w:hint="default"/>
      </w:rPr>
    </w:lvl>
    <w:lvl w:ilvl="5" w:tplc="568CB3CE" w:tentative="1">
      <w:start w:val="1"/>
      <w:numFmt w:val="bullet"/>
      <w:lvlText w:val="•"/>
      <w:lvlJc w:val="left"/>
      <w:pPr>
        <w:tabs>
          <w:tab w:val="num" w:pos="4320"/>
        </w:tabs>
        <w:ind w:left="4320" w:hanging="360"/>
      </w:pPr>
      <w:rPr>
        <w:rFonts w:ascii="Arial" w:hAnsi="Arial" w:hint="default"/>
      </w:rPr>
    </w:lvl>
    <w:lvl w:ilvl="6" w:tplc="906630C2" w:tentative="1">
      <w:start w:val="1"/>
      <w:numFmt w:val="bullet"/>
      <w:lvlText w:val="•"/>
      <w:lvlJc w:val="left"/>
      <w:pPr>
        <w:tabs>
          <w:tab w:val="num" w:pos="5040"/>
        </w:tabs>
        <w:ind w:left="5040" w:hanging="360"/>
      </w:pPr>
      <w:rPr>
        <w:rFonts w:ascii="Arial" w:hAnsi="Arial" w:hint="default"/>
      </w:rPr>
    </w:lvl>
    <w:lvl w:ilvl="7" w:tplc="D5BAF13A" w:tentative="1">
      <w:start w:val="1"/>
      <w:numFmt w:val="bullet"/>
      <w:lvlText w:val="•"/>
      <w:lvlJc w:val="left"/>
      <w:pPr>
        <w:tabs>
          <w:tab w:val="num" w:pos="5760"/>
        </w:tabs>
        <w:ind w:left="5760" w:hanging="360"/>
      </w:pPr>
      <w:rPr>
        <w:rFonts w:ascii="Arial" w:hAnsi="Arial" w:hint="default"/>
      </w:rPr>
    </w:lvl>
    <w:lvl w:ilvl="8" w:tplc="D750969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EE13855"/>
    <w:multiLevelType w:val="hybridMultilevel"/>
    <w:tmpl w:val="F0520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377134"/>
    <w:multiLevelType w:val="hybridMultilevel"/>
    <w:tmpl w:val="51F45C5C"/>
    <w:lvl w:ilvl="0" w:tplc="0409000B">
      <w:start w:val="1"/>
      <w:numFmt w:val="bullet"/>
      <w:lvlText w:val=""/>
      <w:lvlJc w:val="left"/>
      <w:pPr>
        <w:ind w:left="720" w:hanging="360"/>
      </w:pPr>
      <w:rPr>
        <w:rFonts w:ascii="Wingdings" w:hAnsi="Wingdings" w:hint="default"/>
      </w:rPr>
    </w:lvl>
    <w:lvl w:ilvl="1" w:tplc="03762C10" w:tentative="1">
      <w:start w:val="1"/>
      <w:numFmt w:val="bullet"/>
      <w:lvlText w:val="•"/>
      <w:lvlJc w:val="left"/>
      <w:pPr>
        <w:tabs>
          <w:tab w:val="num" w:pos="1440"/>
        </w:tabs>
        <w:ind w:left="1440" w:hanging="360"/>
      </w:pPr>
      <w:rPr>
        <w:rFonts w:ascii="Arial" w:hAnsi="Arial" w:hint="default"/>
      </w:rPr>
    </w:lvl>
    <w:lvl w:ilvl="2" w:tplc="E864C354" w:tentative="1">
      <w:start w:val="1"/>
      <w:numFmt w:val="bullet"/>
      <w:lvlText w:val="•"/>
      <w:lvlJc w:val="left"/>
      <w:pPr>
        <w:tabs>
          <w:tab w:val="num" w:pos="2160"/>
        </w:tabs>
        <w:ind w:left="2160" w:hanging="360"/>
      </w:pPr>
      <w:rPr>
        <w:rFonts w:ascii="Arial" w:hAnsi="Arial" w:hint="default"/>
      </w:rPr>
    </w:lvl>
    <w:lvl w:ilvl="3" w:tplc="F6DA9D88" w:tentative="1">
      <w:start w:val="1"/>
      <w:numFmt w:val="bullet"/>
      <w:lvlText w:val="•"/>
      <w:lvlJc w:val="left"/>
      <w:pPr>
        <w:tabs>
          <w:tab w:val="num" w:pos="2880"/>
        </w:tabs>
        <w:ind w:left="2880" w:hanging="360"/>
      </w:pPr>
      <w:rPr>
        <w:rFonts w:ascii="Arial" w:hAnsi="Arial" w:hint="default"/>
      </w:rPr>
    </w:lvl>
    <w:lvl w:ilvl="4" w:tplc="EC5C479A" w:tentative="1">
      <w:start w:val="1"/>
      <w:numFmt w:val="bullet"/>
      <w:lvlText w:val="•"/>
      <w:lvlJc w:val="left"/>
      <w:pPr>
        <w:tabs>
          <w:tab w:val="num" w:pos="3600"/>
        </w:tabs>
        <w:ind w:left="3600" w:hanging="360"/>
      </w:pPr>
      <w:rPr>
        <w:rFonts w:ascii="Arial" w:hAnsi="Arial" w:hint="default"/>
      </w:rPr>
    </w:lvl>
    <w:lvl w:ilvl="5" w:tplc="505C4D84" w:tentative="1">
      <w:start w:val="1"/>
      <w:numFmt w:val="bullet"/>
      <w:lvlText w:val="•"/>
      <w:lvlJc w:val="left"/>
      <w:pPr>
        <w:tabs>
          <w:tab w:val="num" w:pos="4320"/>
        </w:tabs>
        <w:ind w:left="4320" w:hanging="360"/>
      </w:pPr>
      <w:rPr>
        <w:rFonts w:ascii="Arial" w:hAnsi="Arial" w:hint="default"/>
      </w:rPr>
    </w:lvl>
    <w:lvl w:ilvl="6" w:tplc="40D8EBF8" w:tentative="1">
      <w:start w:val="1"/>
      <w:numFmt w:val="bullet"/>
      <w:lvlText w:val="•"/>
      <w:lvlJc w:val="left"/>
      <w:pPr>
        <w:tabs>
          <w:tab w:val="num" w:pos="5040"/>
        </w:tabs>
        <w:ind w:left="5040" w:hanging="360"/>
      </w:pPr>
      <w:rPr>
        <w:rFonts w:ascii="Arial" w:hAnsi="Arial" w:hint="default"/>
      </w:rPr>
    </w:lvl>
    <w:lvl w:ilvl="7" w:tplc="23BEA8DC" w:tentative="1">
      <w:start w:val="1"/>
      <w:numFmt w:val="bullet"/>
      <w:lvlText w:val="•"/>
      <w:lvlJc w:val="left"/>
      <w:pPr>
        <w:tabs>
          <w:tab w:val="num" w:pos="5760"/>
        </w:tabs>
        <w:ind w:left="5760" w:hanging="360"/>
      </w:pPr>
      <w:rPr>
        <w:rFonts w:ascii="Arial" w:hAnsi="Arial" w:hint="default"/>
      </w:rPr>
    </w:lvl>
    <w:lvl w:ilvl="8" w:tplc="AD18F32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81D5DCC"/>
    <w:multiLevelType w:val="hybridMultilevel"/>
    <w:tmpl w:val="45486ED2"/>
    <w:lvl w:ilvl="0" w:tplc="D25E1768">
      <w:start w:val="1"/>
      <w:numFmt w:val="bullet"/>
      <w:lvlText w:val="•"/>
      <w:lvlJc w:val="left"/>
      <w:pPr>
        <w:tabs>
          <w:tab w:val="num" w:pos="720"/>
        </w:tabs>
        <w:ind w:left="720" w:hanging="360"/>
      </w:pPr>
      <w:rPr>
        <w:rFonts w:ascii="Arial" w:hAnsi="Arial" w:hint="default"/>
      </w:rPr>
    </w:lvl>
    <w:lvl w:ilvl="1" w:tplc="71AC61DE" w:tentative="1">
      <w:start w:val="1"/>
      <w:numFmt w:val="bullet"/>
      <w:lvlText w:val="•"/>
      <w:lvlJc w:val="left"/>
      <w:pPr>
        <w:tabs>
          <w:tab w:val="num" w:pos="1440"/>
        </w:tabs>
        <w:ind w:left="1440" w:hanging="360"/>
      </w:pPr>
      <w:rPr>
        <w:rFonts w:ascii="Arial" w:hAnsi="Arial" w:hint="default"/>
      </w:rPr>
    </w:lvl>
    <w:lvl w:ilvl="2" w:tplc="11CAF288" w:tentative="1">
      <w:start w:val="1"/>
      <w:numFmt w:val="bullet"/>
      <w:lvlText w:val="•"/>
      <w:lvlJc w:val="left"/>
      <w:pPr>
        <w:tabs>
          <w:tab w:val="num" w:pos="2160"/>
        </w:tabs>
        <w:ind w:left="2160" w:hanging="360"/>
      </w:pPr>
      <w:rPr>
        <w:rFonts w:ascii="Arial" w:hAnsi="Arial" w:hint="default"/>
      </w:rPr>
    </w:lvl>
    <w:lvl w:ilvl="3" w:tplc="D5F83C42" w:tentative="1">
      <w:start w:val="1"/>
      <w:numFmt w:val="bullet"/>
      <w:lvlText w:val="•"/>
      <w:lvlJc w:val="left"/>
      <w:pPr>
        <w:tabs>
          <w:tab w:val="num" w:pos="2880"/>
        </w:tabs>
        <w:ind w:left="2880" w:hanging="360"/>
      </w:pPr>
      <w:rPr>
        <w:rFonts w:ascii="Arial" w:hAnsi="Arial" w:hint="default"/>
      </w:rPr>
    </w:lvl>
    <w:lvl w:ilvl="4" w:tplc="3B30EF1C" w:tentative="1">
      <w:start w:val="1"/>
      <w:numFmt w:val="bullet"/>
      <w:lvlText w:val="•"/>
      <w:lvlJc w:val="left"/>
      <w:pPr>
        <w:tabs>
          <w:tab w:val="num" w:pos="3600"/>
        </w:tabs>
        <w:ind w:left="3600" w:hanging="360"/>
      </w:pPr>
      <w:rPr>
        <w:rFonts w:ascii="Arial" w:hAnsi="Arial" w:hint="default"/>
      </w:rPr>
    </w:lvl>
    <w:lvl w:ilvl="5" w:tplc="8D22DEFC" w:tentative="1">
      <w:start w:val="1"/>
      <w:numFmt w:val="bullet"/>
      <w:lvlText w:val="•"/>
      <w:lvlJc w:val="left"/>
      <w:pPr>
        <w:tabs>
          <w:tab w:val="num" w:pos="4320"/>
        </w:tabs>
        <w:ind w:left="4320" w:hanging="360"/>
      </w:pPr>
      <w:rPr>
        <w:rFonts w:ascii="Arial" w:hAnsi="Arial" w:hint="default"/>
      </w:rPr>
    </w:lvl>
    <w:lvl w:ilvl="6" w:tplc="0C36C608" w:tentative="1">
      <w:start w:val="1"/>
      <w:numFmt w:val="bullet"/>
      <w:lvlText w:val="•"/>
      <w:lvlJc w:val="left"/>
      <w:pPr>
        <w:tabs>
          <w:tab w:val="num" w:pos="5040"/>
        </w:tabs>
        <w:ind w:left="5040" w:hanging="360"/>
      </w:pPr>
      <w:rPr>
        <w:rFonts w:ascii="Arial" w:hAnsi="Arial" w:hint="default"/>
      </w:rPr>
    </w:lvl>
    <w:lvl w:ilvl="7" w:tplc="C3F05CEC" w:tentative="1">
      <w:start w:val="1"/>
      <w:numFmt w:val="bullet"/>
      <w:lvlText w:val="•"/>
      <w:lvlJc w:val="left"/>
      <w:pPr>
        <w:tabs>
          <w:tab w:val="num" w:pos="5760"/>
        </w:tabs>
        <w:ind w:left="5760" w:hanging="360"/>
      </w:pPr>
      <w:rPr>
        <w:rFonts w:ascii="Arial" w:hAnsi="Arial" w:hint="default"/>
      </w:rPr>
    </w:lvl>
    <w:lvl w:ilvl="8" w:tplc="34DE988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A964063"/>
    <w:multiLevelType w:val="hybridMultilevel"/>
    <w:tmpl w:val="9A265424"/>
    <w:lvl w:ilvl="0" w:tplc="0409000B">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9" w15:restartNumberingAfterBreak="0">
    <w:nsid w:val="6B7D5DAF"/>
    <w:multiLevelType w:val="hybridMultilevel"/>
    <w:tmpl w:val="9F16785A"/>
    <w:lvl w:ilvl="0" w:tplc="94DEA3BA">
      <w:start w:val="1"/>
      <w:numFmt w:val="bullet"/>
      <w:lvlText w:val="•"/>
      <w:lvlJc w:val="left"/>
      <w:pPr>
        <w:tabs>
          <w:tab w:val="num" w:pos="720"/>
        </w:tabs>
        <w:ind w:left="720" w:hanging="360"/>
      </w:pPr>
      <w:rPr>
        <w:rFonts w:ascii="Arial" w:hAnsi="Arial" w:hint="default"/>
      </w:rPr>
    </w:lvl>
    <w:lvl w:ilvl="1" w:tplc="93FEF1F4" w:tentative="1">
      <w:start w:val="1"/>
      <w:numFmt w:val="bullet"/>
      <w:lvlText w:val="•"/>
      <w:lvlJc w:val="left"/>
      <w:pPr>
        <w:tabs>
          <w:tab w:val="num" w:pos="1440"/>
        </w:tabs>
        <w:ind w:left="1440" w:hanging="360"/>
      </w:pPr>
      <w:rPr>
        <w:rFonts w:ascii="Arial" w:hAnsi="Arial" w:hint="default"/>
      </w:rPr>
    </w:lvl>
    <w:lvl w:ilvl="2" w:tplc="9D4C0628" w:tentative="1">
      <w:start w:val="1"/>
      <w:numFmt w:val="bullet"/>
      <w:lvlText w:val="•"/>
      <w:lvlJc w:val="left"/>
      <w:pPr>
        <w:tabs>
          <w:tab w:val="num" w:pos="2160"/>
        </w:tabs>
        <w:ind w:left="2160" w:hanging="360"/>
      </w:pPr>
      <w:rPr>
        <w:rFonts w:ascii="Arial" w:hAnsi="Arial" w:hint="default"/>
      </w:rPr>
    </w:lvl>
    <w:lvl w:ilvl="3" w:tplc="7FCC1284" w:tentative="1">
      <w:start w:val="1"/>
      <w:numFmt w:val="bullet"/>
      <w:lvlText w:val="•"/>
      <w:lvlJc w:val="left"/>
      <w:pPr>
        <w:tabs>
          <w:tab w:val="num" w:pos="2880"/>
        </w:tabs>
        <w:ind w:left="2880" w:hanging="360"/>
      </w:pPr>
      <w:rPr>
        <w:rFonts w:ascii="Arial" w:hAnsi="Arial" w:hint="default"/>
      </w:rPr>
    </w:lvl>
    <w:lvl w:ilvl="4" w:tplc="D1F06B78" w:tentative="1">
      <w:start w:val="1"/>
      <w:numFmt w:val="bullet"/>
      <w:lvlText w:val="•"/>
      <w:lvlJc w:val="left"/>
      <w:pPr>
        <w:tabs>
          <w:tab w:val="num" w:pos="3600"/>
        </w:tabs>
        <w:ind w:left="3600" w:hanging="360"/>
      </w:pPr>
      <w:rPr>
        <w:rFonts w:ascii="Arial" w:hAnsi="Arial" w:hint="default"/>
      </w:rPr>
    </w:lvl>
    <w:lvl w:ilvl="5" w:tplc="4DFC2F64" w:tentative="1">
      <w:start w:val="1"/>
      <w:numFmt w:val="bullet"/>
      <w:lvlText w:val="•"/>
      <w:lvlJc w:val="left"/>
      <w:pPr>
        <w:tabs>
          <w:tab w:val="num" w:pos="4320"/>
        </w:tabs>
        <w:ind w:left="4320" w:hanging="360"/>
      </w:pPr>
      <w:rPr>
        <w:rFonts w:ascii="Arial" w:hAnsi="Arial" w:hint="default"/>
      </w:rPr>
    </w:lvl>
    <w:lvl w:ilvl="6" w:tplc="5D748E06" w:tentative="1">
      <w:start w:val="1"/>
      <w:numFmt w:val="bullet"/>
      <w:lvlText w:val="•"/>
      <w:lvlJc w:val="left"/>
      <w:pPr>
        <w:tabs>
          <w:tab w:val="num" w:pos="5040"/>
        </w:tabs>
        <w:ind w:left="5040" w:hanging="360"/>
      </w:pPr>
      <w:rPr>
        <w:rFonts w:ascii="Arial" w:hAnsi="Arial" w:hint="default"/>
      </w:rPr>
    </w:lvl>
    <w:lvl w:ilvl="7" w:tplc="1F347482" w:tentative="1">
      <w:start w:val="1"/>
      <w:numFmt w:val="bullet"/>
      <w:lvlText w:val="•"/>
      <w:lvlJc w:val="left"/>
      <w:pPr>
        <w:tabs>
          <w:tab w:val="num" w:pos="5760"/>
        </w:tabs>
        <w:ind w:left="5760" w:hanging="360"/>
      </w:pPr>
      <w:rPr>
        <w:rFonts w:ascii="Arial" w:hAnsi="Arial" w:hint="default"/>
      </w:rPr>
    </w:lvl>
    <w:lvl w:ilvl="8" w:tplc="0AA000D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BC11AEF"/>
    <w:multiLevelType w:val="hybridMultilevel"/>
    <w:tmpl w:val="F5B0241E"/>
    <w:lvl w:ilvl="0" w:tplc="0409000F">
      <w:start w:val="1"/>
      <w:numFmt w:val="decimal"/>
      <w:lvlText w:val="%1."/>
      <w:lvlJc w:val="left"/>
      <w:pPr>
        <w:ind w:left="720" w:hanging="360"/>
      </w:pPr>
      <w:rPr>
        <w:rFonts w:hint="default"/>
      </w:rPr>
    </w:lvl>
    <w:lvl w:ilvl="1" w:tplc="03762C10" w:tentative="1">
      <w:start w:val="1"/>
      <w:numFmt w:val="bullet"/>
      <w:lvlText w:val="•"/>
      <w:lvlJc w:val="left"/>
      <w:pPr>
        <w:tabs>
          <w:tab w:val="num" w:pos="1440"/>
        </w:tabs>
        <w:ind w:left="1440" w:hanging="360"/>
      </w:pPr>
      <w:rPr>
        <w:rFonts w:ascii="Arial" w:hAnsi="Arial" w:hint="default"/>
      </w:rPr>
    </w:lvl>
    <w:lvl w:ilvl="2" w:tplc="E864C354" w:tentative="1">
      <w:start w:val="1"/>
      <w:numFmt w:val="bullet"/>
      <w:lvlText w:val="•"/>
      <w:lvlJc w:val="left"/>
      <w:pPr>
        <w:tabs>
          <w:tab w:val="num" w:pos="2160"/>
        </w:tabs>
        <w:ind w:left="2160" w:hanging="360"/>
      </w:pPr>
      <w:rPr>
        <w:rFonts w:ascii="Arial" w:hAnsi="Arial" w:hint="default"/>
      </w:rPr>
    </w:lvl>
    <w:lvl w:ilvl="3" w:tplc="F6DA9D88" w:tentative="1">
      <w:start w:val="1"/>
      <w:numFmt w:val="bullet"/>
      <w:lvlText w:val="•"/>
      <w:lvlJc w:val="left"/>
      <w:pPr>
        <w:tabs>
          <w:tab w:val="num" w:pos="2880"/>
        </w:tabs>
        <w:ind w:left="2880" w:hanging="360"/>
      </w:pPr>
      <w:rPr>
        <w:rFonts w:ascii="Arial" w:hAnsi="Arial" w:hint="default"/>
      </w:rPr>
    </w:lvl>
    <w:lvl w:ilvl="4" w:tplc="EC5C479A" w:tentative="1">
      <w:start w:val="1"/>
      <w:numFmt w:val="bullet"/>
      <w:lvlText w:val="•"/>
      <w:lvlJc w:val="left"/>
      <w:pPr>
        <w:tabs>
          <w:tab w:val="num" w:pos="3600"/>
        </w:tabs>
        <w:ind w:left="3600" w:hanging="360"/>
      </w:pPr>
      <w:rPr>
        <w:rFonts w:ascii="Arial" w:hAnsi="Arial" w:hint="default"/>
      </w:rPr>
    </w:lvl>
    <w:lvl w:ilvl="5" w:tplc="505C4D84" w:tentative="1">
      <w:start w:val="1"/>
      <w:numFmt w:val="bullet"/>
      <w:lvlText w:val="•"/>
      <w:lvlJc w:val="left"/>
      <w:pPr>
        <w:tabs>
          <w:tab w:val="num" w:pos="4320"/>
        </w:tabs>
        <w:ind w:left="4320" w:hanging="360"/>
      </w:pPr>
      <w:rPr>
        <w:rFonts w:ascii="Arial" w:hAnsi="Arial" w:hint="default"/>
      </w:rPr>
    </w:lvl>
    <w:lvl w:ilvl="6" w:tplc="40D8EBF8" w:tentative="1">
      <w:start w:val="1"/>
      <w:numFmt w:val="bullet"/>
      <w:lvlText w:val="•"/>
      <w:lvlJc w:val="left"/>
      <w:pPr>
        <w:tabs>
          <w:tab w:val="num" w:pos="5040"/>
        </w:tabs>
        <w:ind w:left="5040" w:hanging="360"/>
      </w:pPr>
      <w:rPr>
        <w:rFonts w:ascii="Arial" w:hAnsi="Arial" w:hint="default"/>
      </w:rPr>
    </w:lvl>
    <w:lvl w:ilvl="7" w:tplc="23BEA8DC" w:tentative="1">
      <w:start w:val="1"/>
      <w:numFmt w:val="bullet"/>
      <w:lvlText w:val="•"/>
      <w:lvlJc w:val="left"/>
      <w:pPr>
        <w:tabs>
          <w:tab w:val="num" w:pos="5760"/>
        </w:tabs>
        <w:ind w:left="5760" w:hanging="360"/>
      </w:pPr>
      <w:rPr>
        <w:rFonts w:ascii="Arial" w:hAnsi="Arial" w:hint="default"/>
      </w:rPr>
    </w:lvl>
    <w:lvl w:ilvl="8" w:tplc="AD18F32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C2F10C8"/>
    <w:multiLevelType w:val="hybridMultilevel"/>
    <w:tmpl w:val="6234C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03564E"/>
    <w:multiLevelType w:val="multilevel"/>
    <w:tmpl w:val="6B4C9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1A566B"/>
    <w:multiLevelType w:val="hybridMultilevel"/>
    <w:tmpl w:val="0F326442"/>
    <w:lvl w:ilvl="0" w:tplc="BC024C96">
      <w:start w:val="1"/>
      <w:numFmt w:val="bullet"/>
      <w:lvlText w:val="-"/>
      <w:lvlJc w:val="left"/>
      <w:pPr>
        <w:tabs>
          <w:tab w:val="num" w:pos="720"/>
        </w:tabs>
        <w:ind w:left="720" w:hanging="360"/>
      </w:pPr>
      <w:rPr>
        <w:rFonts w:ascii="Times" w:hAnsi="Times" w:hint="default"/>
      </w:rPr>
    </w:lvl>
    <w:lvl w:ilvl="1" w:tplc="84A2DADC" w:tentative="1">
      <w:start w:val="1"/>
      <w:numFmt w:val="bullet"/>
      <w:lvlText w:val="-"/>
      <w:lvlJc w:val="left"/>
      <w:pPr>
        <w:tabs>
          <w:tab w:val="num" w:pos="1440"/>
        </w:tabs>
        <w:ind w:left="1440" w:hanging="360"/>
      </w:pPr>
      <w:rPr>
        <w:rFonts w:ascii="Times" w:hAnsi="Times" w:hint="default"/>
      </w:rPr>
    </w:lvl>
    <w:lvl w:ilvl="2" w:tplc="B978BDA0" w:tentative="1">
      <w:start w:val="1"/>
      <w:numFmt w:val="bullet"/>
      <w:lvlText w:val="-"/>
      <w:lvlJc w:val="left"/>
      <w:pPr>
        <w:tabs>
          <w:tab w:val="num" w:pos="2160"/>
        </w:tabs>
        <w:ind w:left="2160" w:hanging="360"/>
      </w:pPr>
      <w:rPr>
        <w:rFonts w:ascii="Times" w:hAnsi="Times" w:hint="default"/>
      </w:rPr>
    </w:lvl>
    <w:lvl w:ilvl="3" w:tplc="24F64E8A" w:tentative="1">
      <w:start w:val="1"/>
      <w:numFmt w:val="bullet"/>
      <w:lvlText w:val="-"/>
      <w:lvlJc w:val="left"/>
      <w:pPr>
        <w:tabs>
          <w:tab w:val="num" w:pos="2880"/>
        </w:tabs>
        <w:ind w:left="2880" w:hanging="360"/>
      </w:pPr>
      <w:rPr>
        <w:rFonts w:ascii="Times" w:hAnsi="Times" w:hint="default"/>
      </w:rPr>
    </w:lvl>
    <w:lvl w:ilvl="4" w:tplc="520AC2D6" w:tentative="1">
      <w:start w:val="1"/>
      <w:numFmt w:val="bullet"/>
      <w:lvlText w:val="-"/>
      <w:lvlJc w:val="left"/>
      <w:pPr>
        <w:tabs>
          <w:tab w:val="num" w:pos="3600"/>
        </w:tabs>
        <w:ind w:left="3600" w:hanging="360"/>
      </w:pPr>
      <w:rPr>
        <w:rFonts w:ascii="Times" w:hAnsi="Times" w:hint="default"/>
      </w:rPr>
    </w:lvl>
    <w:lvl w:ilvl="5" w:tplc="17D0D7E8" w:tentative="1">
      <w:start w:val="1"/>
      <w:numFmt w:val="bullet"/>
      <w:lvlText w:val="-"/>
      <w:lvlJc w:val="left"/>
      <w:pPr>
        <w:tabs>
          <w:tab w:val="num" w:pos="4320"/>
        </w:tabs>
        <w:ind w:left="4320" w:hanging="360"/>
      </w:pPr>
      <w:rPr>
        <w:rFonts w:ascii="Times" w:hAnsi="Times" w:hint="default"/>
      </w:rPr>
    </w:lvl>
    <w:lvl w:ilvl="6" w:tplc="63D20952" w:tentative="1">
      <w:start w:val="1"/>
      <w:numFmt w:val="bullet"/>
      <w:lvlText w:val="-"/>
      <w:lvlJc w:val="left"/>
      <w:pPr>
        <w:tabs>
          <w:tab w:val="num" w:pos="5040"/>
        </w:tabs>
        <w:ind w:left="5040" w:hanging="360"/>
      </w:pPr>
      <w:rPr>
        <w:rFonts w:ascii="Times" w:hAnsi="Times" w:hint="default"/>
      </w:rPr>
    </w:lvl>
    <w:lvl w:ilvl="7" w:tplc="116A53D2" w:tentative="1">
      <w:start w:val="1"/>
      <w:numFmt w:val="bullet"/>
      <w:lvlText w:val="-"/>
      <w:lvlJc w:val="left"/>
      <w:pPr>
        <w:tabs>
          <w:tab w:val="num" w:pos="5760"/>
        </w:tabs>
        <w:ind w:left="5760" w:hanging="360"/>
      </w:pPr>
      <w:rPr>
        <w:rFonts w:ascii="Times" w:hAnsi="Times" w:hint="default"/>
      </w:rPr>
    </w:lvl>
    <w:lvl w:ilvl="8" w:tplc="38A80B40" w:tentative="1">
      <w:start w:val="1"/>
      <w:numFmt w:val="bullet"/>
      <w:lvlText w:val="-"/>
      <w:lvlJc w:val="left"/>
      <w:pPr>
        <w:tabs>
          <w:tab w:val="num" w:pos="6480"/>
        </w:tabs>
        <w:ind w:left="6480" w:hanging="360"/>
      </w:pPr>
      <w:rPr>
        <w:rFonts w:ascii="Times" w:hAnsi="Times" w:hint="default"/>
      </w:rPr>
    </w:lvl>
  </w:abstractNum>
  <w:abstractNum w:abstractNumId="34" w15:restartNumberingAfterBreak="0">
    <w:nsid w:val="6D46688A"/>
    <w:multiLevelType w:val="hybridMultilevel"/>
    <w:tmpl w:val="780C0666"/>
    <w:lvl w:ilvl="0" w:tplc="E266F45A">
      <w:start w:val="1"/>
      <w:numFmt w:val="bullet"/>
      <w:lvlText w:val="•"/>
      <w:lvlJc w:val="left"/>
      <w:pPr>
        <w:tabs>
          <w:tab w:val="num" w:pos="720"/>
        </w:tabs>
        <w:ind w:left="720" w:hanging="360"/>
      </w:pPr>
      <w:rPr>
        <w:rFonts w:ascii="Arial" w:hAnsi="Arial" w:hint="default"/>
      </w:rPr>
    </w:lvl>
    <w:lvl w:ilvl="1" w:tplc="AF4449EE" w:tentative="1">
      <w:start w:val="1"/>
      <w:numFmt w:val="bullet"/>
      <w:lvlText w:val="•"/>
      <w:lvlJc w:val="left"/>
      <w:pPr>
        <w:tabs>
          <w:tab w:val="num" w:pos="1440"/>
        </w:tabs>
        <w:ind w:left="1440" w:hanging="360"/>
      </w:pPr>
      <w:rPr>
        <w:rFonts w:ascii="Arial" w:hAnsi="Arial" w:hint="default"/>
      </w:rPr>
    </w:lvl>
    <w:lvl w:ilvl="2" w:tplc="BCFED2AA" w:tentative="1">
      <w:start w:val="1"/>
      <w:numFmt w:val="bullet"/>
      <w:lvlText w:val="•"/>
      <w:lvlJc w:val="left"/>
      <w:pPr>
        <w:tabs>
          <w:tab w:val="num" w:pos="2160"/>
        </w:tabs>
        <w:ind w:left="2160" w:hanging="360"/>
      </w:pPr>
      <w:rPr>
        <w:rFonts w:ascii="Arial" w:hAnsi="Arial" w:hint="default"/>
      </w:rPr>
    </w:lvl>
    <w:lvl w:ilvl="3" w:tplc="543AC0AA" w:tentative="1">
      <w:start w:val="1"/>
      <w:numFmt w:val="bullet"/>
      <w:lvlText w:val="•"/>
      <w:lvlJc w:val="left"/>
      <w:pPr>
        <w:tabs>
          <w:tab w:val="num" w:pos="2880"/>
        </w:tabs>
        <w:ind w:left="2880" w:hanging="360"/>
      </w:pPr>
      <w:rPr>
        <w:rFonts w:ascii="Arial" w:hAnsi="Arial" w:hint="default"/>
      </w:rPr>
    </w:lvl>
    <w:lvl w:ilvl="4" w:tplc="E126F16E" w:tentative="1">
      <w:start w:val="1"/>
      <w:numFmt w:val="bullet"/>
      <w:lvlText w:val="•"/>
      <w:lvlJc w:val="left"/>
      <w:pPr>
        <w:tabs>
          <w:tab w:val="num" w:pos="3600"/>
        </w:tabs>
        <w:ind w:left="3600" w:hanging="360"/>
      </w:pPr>
      <w:rPr>
        <w:rFonts w:ascii="Arial" w:hAnsi="Arial" w:hint="default"/>
      </w:rPr>
    </w:lvl>
    <w:lvl w:ilvl="5" w:tplc="A742301A" w:tentative="1">
      <w:start w:val="1"/>
      <w:numFmt w:val="bullet"/>
      <w:lvlText w:val="•"/>
      <w:lvlJc w:val="left"/>
      <w:pPr>
        <w:tabs>
          <w:tab w:val="num" w:pos="4320"/>
        </w:tabs>
        <w:ind w:left="4320" w:hanging="360"/>
      </w:pPr>
      <w:rPr>
        <w:rFonts w:ascii="Arial" w:hAnsi="Arial" w:hint="default"/>
      </w:rPr>
    </w:lvl>
    <w:lvl w:ilvl="6" w:tplc="A6DCBC5A" w:tentative="1">
      <w:start w:val="1"/>
      <w:numFmt w:val="bullet"/>
      <w:lvlText w:val="•"/>
      <w:lvlJc w:val="left"/>
      <w:pPr>
        <w:tabs>
          <w:tab w:val="num" w:pos="5040"/>
        </w:tabs>
        <w:ind w:left="5040" w:hanging="360"/>
      </w:pPr>
      <w:rPr>
        <w:rFonts w:ascii="Arial" w:hAnsi="Arial" w:hint="default"/>
      </w:rPr>
    </w:lvl>
    <w:lvl w:ilvl="7" w:tplc="4886C7D8" w:tentative="1">
      <w:start w:val="1"/>
      <w:numFmt w:val="bullet"/>
      <w:lvlText w:val="•"/>
      <w:lvlJc w:val="left"/>
      <w:pPr>
        <w:tabs>
          <w:tab w:val="num" w:pos="5760"/>
        </w:tabs>
        <w:ind w:left="5760" w:hanging="360"/>
      </w:pPr>
      <w:rPr>
        <w:rFonts w:ascii="Arial" w:hAnsi="Arial" w:hint="default"/>
      </w:rPr>
    </w:lvl>
    <w:lvl w:ilvl="8" w:tplc="3474BAD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D5F2CCF"/>
    <w:multiLevelType w:val="hybridMultilevel"/>
    <w:tmpl w:val="90161E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E67A13"/>
    <w:multiLevelType w:val="hybridMultilevel"/>
    <w:tmpl w:val="0826D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DA536E"/>
    <w:multiLevelType w:val="hybridMultilevel"/>
    <w:tmpl w:val="F432A2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2"/>
  </w:num>
  <w:num w:numId="3">
    <w:abstractNumId w:val="37"/>
  </w:num>
  <w:num w:numId="4">
    <w:abstractNumId w:val="36"/>
  </w:num>
  <w:num w:numId="5">
    <w:abstractNumId w:val="28"/>
  </w:num>
  <w:num w:numId="6">
    <w:abstractNumId w:val="14"/>
  </w:num>
  <w:num w:numId="7">
    <w:abstractNumId w:val="29"/>
  </w:num>
  <w:num w:numId="8">
    <w:abstractNumId w:val="19"/>
  </w:num>
  <w:num w:numId="9">
    <w:abstractNumId w:val="11"/>
  </w:num>
  <w:num w:numId="10">
    <w:abstractNumId w:val="16"/>
  </w:num>
  <w:num w:numId="11">
    <w:abstractNumId w:val="3"/>
  </w:num>
  <w:num w:numId="12">
    <w:abstractNumId w:val="9"/>
  </w:num>
  <w:num w:numId="13">
    <w:abstractNumId w:val="5"/>
  </w:num>
  <w:num w:numId="14">
    <w:abstractNumId w:val="33"/>
  </w:num>
  <w:num w:numId="15">
    <w:abstractNumId w:val="8"/>
  </w:num>
  <w:num w:numId="16">
    <w:abstractNumId w:val="2"/>
  </w:num>
  <w:num w:numId="17">
    <w:abstractNumId w:val="26"/>
  </w:num>
  <w:num w:numId="18">
    <w:abstractNumId w:val="1"/>
  </w:num>
  <w:num w:numId="19">
    <w:abstractNumId w:val="12"/>
  </w:num>
  <w:num w:numId="20">
    <w:abstractNumId w:val="35"/>
  </w:num>
  <w:num w:numId="21">
    <w:abstractNumId w:val="32"/>
  </w:num>
  <w:num w:numId="22">
    <w:abstractNumId w:val="18"/>
  </w:num>
  <w:num w:numId="23">
    <w:abstractNumId w:val="24"/>
  </w:num>
  <w:num w:numId="24">
    <w:abstractNumId w:val="34"/>
  </w:num>
  <w:num w:numId="25">
    <w:abstractNumId w:val="10"/>
  </w:num>
  <w:num w:numId="26">
    <w:abstractNumId w:val="6"/>
  </w:num>
  <w:num w:numId="27">
    <w:abstractNumId w:val="30"/>
  </w:num>
  <w:num w:numId="28">
    <w:abstractNumId w:val="21"/>
  </w:num>
  <w:num w:numId="29">
    <w:abstractNumId w:val="23"/>
  </w:num>
  <w:num w:numId="30">
    <w:abstractNumId w:val="15"/>
  </w:num>
  <w:num w:numId="31">
    <w:abstractNumId w:val="25"/>
  </w:num>
  <w:num w:numId="32">
    <w:abstractNumId w:val="13"/>
  </w:num>
  <w:num w:numId="33">
    <w:abstractNumId w:val="4"/>
  </w:num>
  <w:num w:numId="34">
    <w:abstractNumId w:val="0"/>
  </w:num>
  <w:num w:numId="35">
    <w:abstractNumId w:val="2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 w:numId="44">
    <w:abstractNumId w:val="7"/>
  </w:num>
  <w:num w:numId="45">
    <w:abstractNumId w:val="7"/>
  </w:num>
  <w:num w:numId="46">
    <w:abstractNumId w:val="17"/>
  </w:num>
  <w:num w:numId="47">
    <w:abstractNumId w:val="2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Xiaoyan Q.">
    <w15:presenceInfo w15:providerId="Windows Live" w15:userId="7a048eab03868b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93B"/>
    <w:rsid w:val="00022A7C"/>
    <w:rsid w:val="000237B3"/>
    <w:rsid w:val="00025979"/>
    <w:rsid w:val="00025F0C"/>
    <w:rsid w:val="00042F67"/>
    <w:rsid w:val="00046F12"/>
    <w:rsid w:val="00050BB7"/>
    <w:rsid w:val="000549A9"/>
    <w:rsid w:val="00060F6F"/>
    <w:rsid w:val="00067E56"/>
    <w:rsid w:val="00072CE1"/>
    <w:rsid w:val="00077091"/>
    <w:rsid w:val="00081D9F"/>
    <w:rsid w:val="00095301"/>
    <w:rsid w:val="000967A7"/>
    <w:rsid w:val="00096D5E"/>
    <w:rsid w:val="000A2A2A"/>
    <w:rsid w:val="000A3B28"/>
    <w:rsid w:val="000A60CF"/>
    <w:rsid w:val="000A6EFB"/>
    <w:rsid w:val="000C053B"/>
    <w:rsid w:val="000D0A0A"/>
    <w:rsid w:val="000D2587"/>
    <w:rsid w:val="000D27EF"/>
    <w:rsid w:val="000D368B"/>
    <w:rsid w:val="000F41EE"/>
    <w:rsid w:val="000F5C75"/>
    <w:rsid w:val="000F7986"/>
    <w:rsid w:val="0010145E"/>
    <w:rsid w:val="001029A0"/>
    <w:rsid w:val="001044EE"/>
    <w:rsid w:val="0010487B"/>
    <w:rsid w:val="00113B56"/>
    <w:rsid w:val="00122AB9"/>
    <w:rsid w:val="001406E7"/>
    <w:rsid w:val="00144027"/>
    <w:rsid w:val="00144C39"/>
    <w:rsid w:val="00157206"/>
    <w:rsid w:val="00163B1C"/>
    <w:rsid w:val="00171563"/>
    <w:rsid w:val="00176C7C"/>
    <w:rsid w:val="00177457"/>
    <w:rsid w:val="00181333"/>
    <w:rsid w:val="00183662"/>
    <w:rsid w:val="001842F0"/>
    <w:rsid w:val="00186545"/>
    <w:rsid w:val="001932BC"/>
    <w:rsid w:val="001A7990"/>
    <w:rsid w:val="001B1514"/>
    <w:rsid w:val="001B2EC7"/>
    <w:rsid w:val="001D520A"/>
    <w:rsid w:val="001E1926"/>
    <w:rsid w:val="001E2224"/>
    <w:rsid w:val="002041FA"/>
    <w:rsid w:val="00204ECD"/>
    <w:rsid w:val="0020709F"/>
    <w:rsid w:val="002162FC"/>
    <w:rsid w:val="00221766"/>
    <w:rsid w:val="002235AF"/>
    <w:rsid w:val="00230ADA"/>
    <w:rsid w:val="00237EC0"/>
    <w:rsid w:val="00244A41"/>
    <w:rsid w:val="00247256"/>
    <w:rsid w:val="0025219C"/>
    <w:rsid w:val="00252CB8"/>
    <w:rsid w:val="0026528D"/>
    <w:rsid w:val="00272AFB"/>
    <w:rsid w:val="00282BC2"/>
    <w:rsid w:val="00292B62"/>
    <w:rsid w:val="00296D42"/>
    <w:rsid w:val="002B053E"/>
    <w:rsid w:val="002B3F44"/>
    <w:rsid w:val="002B3FFB"/>
    <w:rsid w:val="002C1EBD"/>
    <w:rsid w:val="002D64FE"/>
    <w:rsid w:val="002E0F48"/>
    <w:rsid w:val="002E43CA"/>
    <w:rsid w:val="002F1B17"/>
    <w:rsid w:val="002F4A37"/>
    <w:rsid w:val="002F59AF"/>
    <w:rsid w:val="00300E40"/>
    <w:rsid w:val="003122B0"/>
    <w:rsid w:val="00312DB5"/>
    <w:rsid w:val="0032340E"/>
    <w:rsid w:val="00337E59"/>
    <w:rsid w:val="00352E64"/>
    <w:rsid w:val="00366C3D"/>
    <w:rsid w:val="003716A7"/>
    <w:rsid w:val="00374691"/>
    <w:rsid w:val="00375068"/>
    <w:rsid w:val="003754D5"/>
    <w:rsid w:val="00384662"/>
    <w:rsid w:val="003905E2"/>
    <w:rsid w:val="003913EE"/>
    <w:rsid w:val="003D0178"/>
    <w:rsid w:val="003D206F"/>
    <w:rsid w:val="003D28A3"/>
    <w:rsid w:val="003E0CC8"/>
    <w:rsid w:val="003E1197"/>
    <w:rsid w:val="003E43BC"/>
    <w:rsid w:val="003E6C89"/>
    <w:rsid w:val="003F2D61"/>
    <w:rsid w:val="003F4ED5"/>
    <w:rsid w:val="00403F33"/>
    <w:rsid w:val="00420BCC"/>
    <w:rsid w:val="00446EC5"/>
    <w:rsid w:val="00450EA3"/>
    <w:rsid w:val="00451C9F"/>
    <w:rsid w:val="004552C1"/>
    <w:rsid w:val="00467249"/>
    <w:rsid w:val="00486F81"/>
    <w:rsid w:val="004879C2"/>
    <w:rsid w:val="0049413B"/>
    <w:rsid w:val="004B1C4E"/>
    <w:rsid w:val="004D026A"/>
    <w:rsid w:val="004D2A78"/>
    <w:rsid w:val="004E238F"/>
    <w:rsid w:val="004E27C7"/>
    <w:rsid w:val="004F24B7"/>
    <w:rsid w:val="004F355C"/>
    <w:rsid w:val="005121D8"/>
    <w:rsid w:val="00524BBD"/>
    <w:rsid w:val="00526F33"/>
    <w:rsid w:val="00536F3C"/>
    <w:rsid w:val="00561697"/>
    <w:rsid w:val="005662E3"/>
    <w:rsid w:val="00570470"/>
    <w:rsid w:val="005738CE"/>
    <w:rsid w:val="00592F9F"/>
    <w:rsid w:val="005A5253"/>
    <w:rsid w:val="005A6E46"/>
    <w:rsid w:val="005B261E"/>
    <w:rsid w:val="005B7C7D"/>
    <w:rsid w:val="005D7AC0"/>
    <w:rsid w:val="005E2D36"/>
    <w:rsid w:val="005E416B"/>
    <w:rsid w:val="00600C17"/>
    <w:rsid w:val="00606125"/>
    <w:rsid w:val="00612E17"/>
    <w:rsid w:val="006251AC"/>
    <w:rsid w:val="00632EEE"/>
    <w:rsid w:val="0063379D"/>
    <w:rsid w:val="0063636E"/>
    <w:rsid w:val="0063674F"/>
    <w:rsid w:val="00642622"/>
    <w:rsid w:val="00645574"/>
    <w:rsid w:val="00645BB1"/>
    <w:rsid w:val="00646CC5"/>
    <w:rsid w:val="00646DA4"/>
    <w:rsid w:val="006549D4"/>
    <w:rsid w:val="00656571"/>
    <w:rsid w:val="00663D1B"/>
    <w:rsid w:val="0066614A"/>
    <w:rsid w:val="00680574"/>
    <w:rsid w:val="00684555"/>
    <w:rsid w:val="006A01D9"/>
    <w:rsid w:val="006C5E5E"/>
    <w:rsid w:val="006D4821"/>
    <w:rsid w:val="006E2CC2"/>
    <w:rsid w:val="006E2DA6"/>
    <w:rsid w:val="006F6540"/>
    <w:rsid w:val="007065D2"/>
    <w:rsid w:val="0070699E"/>
    <w:rsid w:val="00706D3F"/>
    <w:rsid w:val="007142BF"/>
    <w:rsid w:val="007237A4"/>
    <w:rsid w:val="007238EF"/>
    <w:rsid w:val="00730C77"/>
    <w:rsid w:val="0073699E"/>
    <w:rsid w:val="0074041E"/>
    <w:rsid w:val="007412D1"/>
    <w:rsid w:val="00751515"/>
    <w:rsid w:val="00751655"/>
    <w:rsid w:val="00752C62"/>
    <w:rsid w:val="0077565A"/>
    <w:rsid w:val="007850FE"/>
    <w:rsid w:val="007920EA"/>
    <w:rsid w:val="007A3E4D"/>
    <w:rsid w:val="007A5664"/>
    <w:rsid w:val="007C004B"/>
    <w:rsid w:val="007D0397"/>
    <w:rsid w:val="007D3DE5"/>
    <w:rsid w:val="007E51D4"/>
    <w:rsid w:val="007F506B"/>
    <w:rsid w:val="007F6622"/>
    <w:rsid w:val="0080014B"/>
    <w:rsid w:val="00803B90"/>
    <w:rsid w:val="00803F58"/>
    <w:rsid w:val="00811811"/>
    <w:rsid w:val="00811F93"/>
    <w:rsid w:val="0081422A"/>
    <w:rsid w:val="00827279"/>
    <w:rsid w:val="00837677"/>
    <w:rsid w:val="00837F05"/>
    <w:rsid w:val="0087430B"/>
    <w:rsid w:val="00884567"/>
    <w:rsid w:val="008A2C85"/>
    <w:rsid w:val="008A4D21"/>
    <w:rsid w:val="008A643F"/>
    <w:rsid w:val="008B72FA"/>
    <w:rsid w:val="008D4F06"/>
    <w:rsid w:val="008E16E5"/>
    <w:rsid w:val="008E2370"/>
    <w:rsid w:val="008E3B5E"/>
    <w:rsid w:val="008E683F"/>
    <w:rsid w:val="008E694B"/>
    <w:rsid w:val="008F758F"/>
    <w:rsid w:val="00900301"/>
    <w:rsid w:val="00907569"/>
    <w:rsid w:val="00931AC4"/>
    <w:rsid w:val="00933754"/>
    <w:rsid w:val="009408C4"/>
    <w:rsid w:val="0096272C"/>
    <w:rsid w:val="009861CC"/>
    <w:rsid w:val="009876B9"/>
    <w:rsid w:val="0098794C"/>
    <w:rsid w:val="00992F2C"/>
    <w:rsid w:val="0099606A"/>
    <w:rsid w:val="009A51D9"/>
    <w:rsid w:val="009A673C"/>
    <w:rsid w:val="009B3EB3"/>
    <w:rsid w:val="009C13E0"/>
    <w:rsid w:val="009C4546"/>
    <w:rsid w:val="009D40BE"/>
    <w:rsid w:val="009F11FF"/>
    <w:rsid w:val="009F26CB"/>
    <w:rsid w:val="009F3A2C"/>
    <w:rsid w:val="00A0010E"/>
    <w:rsid w:val="00A05477"/>
    <w:rsid w:val="00A23448"/>
    <w:rsid w:val="00A31B06"/>
    <w:rsid w:val="00A33324"/>
    <w:rsid w:val="00A36AEB"/>
    <w:rsid w:val="00A50F43"/>
    <w:rsid w:val="00A54FF2"/>
    <w:rsid w:val="00A67D32"/>
    <w:rsid w:val="00A73925"/>
    <w:rsid w:val="00A73F69"/>
    <w:rsid w:val="00A74FF8"/>
    <w:rsid w:val="00A752E0"/>
    <w:rsid w:val="00A8061C"/>
    <w:rsid w:val="00A90B5A"/>
    <w:rsid w:val="00A92ABD"/>
    <w:rsid w:val="00A9353A"/>
    <w:rsid w:val="00A9710E"/>
    <w:rsid w:val="00AA1C8E"/>
    <w:rsid w:val="00AC03E2"/>
    <w:rsid w:val="00AC0597"/>
    <w:rsid w:val="00AC07B2"/>
    <w:rsid w:val="00AC60D2"/>
    <w:rsid w:val="00AD116E"/>
    <w:rsid w:val="00AD3DE3"/>
    <w:rsid w:val="00AE0A0F"/>
    <w:rsid w:val="00AE7F80"/>
    <w:rsid w:val="00AF02AF"/>
    <w:rsid w:val="00AF639D"/>
    <w:rsid w:val="00AF6E53"/>
    <w:rsid w:val="00B0531A"/>
    <w:rsid w:val="00B12028"/>
    <w:rsid w:val="00B15CC7"/>
    <w:rsid w:val="00B2340D"/>
    <w:rsid w:val="00B256CA"/>
    <w:rsid w:val="00B43AEF"/>
    <w:rsid w:val="00B503B4"/>
    <w:rsid w:val="00B74DF8"/>
    <w:rsid w:val="00B7795E"/>
    <w:rsid w:val="00B8005A"/>
    <w:rsid w:val="00B820B0"/>
    <w:rsid w:val="00BA3199"/>
    <w:rsid w:val="00BB19A1"/>
    <w:rsid w:val="00BB1FC4"/>
    <w:rsid w:val="00BB3F40"/>
    <w:rsid w:val="00BB54A1"/>
    <w:rsid w:val="00BC2ACA"/>
    <w:rsid w:val="00BC5A4E"/>
    <w:rsid w:val="00BD27EF"/>
    <w:rsid w:val="00BD71B6"/>
    <w:rsid w:val="00BE605C"/>
    <w:rsid w:val="00BE7BC4"/>
    <w:rsid w:val="00BF37A9"/>
    <w:rsid w:val="00BF5C74"/>
    <w:rsid w:val="00C00F29"/>
    <w:rsid w:val="00C062F4"/>
    <w:rsid w:val="00C111A7"/>
    <w:rsid w:val="00C11301"/>
    <w:rsid w:val="00C22B7B"/>
    <w:rsid w:val="00C315F2"/>
    <w:rsid w:val="00C31A1F"/>
    <w:rsid w:val="00C40501"/>
    <w:rsid w:val="00C469AD"/>
    <w:rsid w:val="00C46A50"/>
    <w:rsid w:val="00C5280E"/>
    <w:rsid w:val="00C53658"/>
    <w:rsid w:val="00C616F6"/>
    <w:rsid w:val="00C65A6E"/>
    <w:rsid w:val="00C74510"/>
    <w:rsid w:val="00C76101"/>
    <w:rsid w:val="00C9276E"/>
    <w:rsid w:val="00C97807"/>
    <w:rsid w:val="00CA1A92"/>
    <w:rsid w:val="00CB1B2B"/>
    <w:rsid w:val="00CB529B"/>
    <w:rsid w:val="00CB75EB"/>
    <w:rsid w:val="00CD1A3F"/>
    <w:rsid w:val="00CD1E17"/>
    <w:rsid w:val="00CD485B"/>
    <w:rsid w:val="00CE4902"/>
    <w:rsid w:val="00CE77A1"/>
    <w:rsid w:val="00CF0B94"/>
    <w:rsid w:val="00CF2E69"/>
    <w:rsid w:val="00CF7DD6"/>
    <w:rsid w:val="00CF7FD3"/>
    <w:rsid w:val="00D174B0"/>
    <w:rsid w:val="00D20C4D"/>
    <w:rsid w:val="00D2324D"/>
    <w:rsid w:val="00D331BC"/>
    <w:rsid w:val="00D345B2"/>
    <w:rsid w:val="00D35663"/>
    <w:rsid w:val="00D5431C"/>
    <w:rsid w:val="00D56708"/>
    <w:rsid w:val="00D6165A"/>
    <w:rsid w:val="00D66268"/>
    <w:rsid w:val="00D734F1"/>
    <w:rsid w:val="00D82183"/>
    <w:rsid w:val="00D83294"/>
    <w:rsid w:val="00D869A9"/>
    <w:rsid w:val="00D91A3C"/>
    <w:rsid w:val="00D929BC"/>
    <w:rsid w:val="00D94A62"/>
    <w:rsid w:val="00DA1477"/>
    <w:rsid w:val="00DA337B"/>
    <w:rsid w:val="00DC5BAE"/>
    <w:rsid w:val="00DC74BA"/>
    <w:rsid w:val="00DE08E2"/>
    <w:rsid w:val="00E017E0"/>
    <w:rsid w:val="00E04CA8"/>
    <w:rsid w:val="00E11A75"/>
    <w:rsid w:val="00E17DD2"/>
    <w:rsid w:val="00E2240B"/>
    <w:rsid w:val="00E30E4E"/>
    <w:rsid w:val="00E35A0B"/>
    <w:rsid w:val="00E73325"/>
    <w:rsid w:val="00E76E4D"/>
    <w:rsid w:val="00E871E8"/>
    <w:rsid w:val="00EA6EE6"/>
    <w:rsid w:val="00EB09F8"/>
    <w:rsid w:val="00EC4D68"/>
    <w:rsid w:val="00EE7A03"/>
    <w:rsid w:val="00F00E22"/>
    <w:rsid w:val="00F0293B"/>
    <w:rsid w:val="00F07EEE"/>
    <w:rsid w:val="00F1446C"/>
    <w:rsid w:val="00F2598D"/>
    <w:rsid w:val="00F343DA"/>
    <w:rsid w:val="00F5220F"/>
    <w:rsid w:val="00F55333"/>
    <w:rsid w:val="00F75501"/>
    <w:rsid w:val="00F8071A"/>
    <w:rsid w:val="00F9027E"/>
    <w:rsid w:val="00F9241A"/>
    <w:rsid w:val="00F96972"/>
    <w:rsid w:val="00FB6CCA"/>
    <w:rsid w:val="00FC2574"/>
    <w:rsid w:val="00FC64E0"/>
    <w:rsid w:val="00FC6D7E"/>
    <w:rsid w:val="00FD086D"/>
    <w:rsid w:val="00FD29AB"/>
    <w:rsid w:val="00FE2987"/>
    <w:rsid w:val="00FE5C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7A771EB"/>
  <w14:defaultImageDpi w14:val="300"/>
  <w15:docId w15:val="{14954EA2-F548-4C15-A9C4-A96B8182F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4027"/>
  </w:style>
  <w:style w:type="paragraph" w:styleId="Heading1">
    <w:name w:val="heading 1"/>
    <w:basedOn w:val="Normal"/>
    <w:next w:val="Normal"/>
    <w:link w:val="Heading1Char"/>
    <w:uiPriority w:val="9"/>
    <w:qFormat/>
    <w:rsid w:val="00144027"/>
    <w:pPr>
      <w:keepNext/>
      <w:keepLines/>
      <w:numPr>
        <w:numId w:val="45"/>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44027"/>
    <w:pPr>
      <w:keepNext/>
      <w:keepLines/>
      <w:numPr>
        <w:ilvl w:val="1"/>
        <w:numId w:val="4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144027"/>
    <w:pPr>
      <w:keepNext/>
      <w:keepLines/>
      <w:numPr>
        <w:ilvl w:val="2"/>
        <w:numId w:val="4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44027"/>
    <w:pPr>
      <w:keepNext/>
      <w:keepLines/>
      <w:numPr>
        <w:ilvl w:val="3"/>
        <w:numId w:val="4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44027"/>
    <w:pPr>
      <w:keepNext/>
      <w:keepLines/>
      <w:numPr>
        <w:ilvl w:val="4"/>
        <w:numId w:val="45"/>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44027"/>
    <w:pPr>
      <w:keepNext/>
      <w:keepLines/>
      <w:numPr>
        <w:ilvl w:val="5"/>
        <w:numId w:val="45"/>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44027"/>
    <w:pPr>
      <w:keepNext/>
      <w:keepLines/>
      <w:numPr>
        <w:ilvl w:val="6"/>
        <w:numId w:val="4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44027"/>
    <w:pPr>
      <w:keepNext/>
      <w:keepLines/>
      <w:numPr>
        <w:ilvl w:val="7"/>
        <w:numId w:val="4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44027"/>
    <w:pPr>
      <w:keepNext/>
      <w:keepLines/>
      <w:numPr>
        <w:ilvl w:val="8"/>
        <w:numId w:val="4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0293B"/>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F96972"/>
  </w:style>
  <w:style w:type="paragraph" w:styleId="BalloonText">
    <w:name w:val="Balloon Text"/>
    <w:basedOn w:val="Normal"/>
    <w:link w:val="BalloonTextChar"/>
    <w:uiPriority w:val="99"/>
    <w:semiHidden/>
    <w:unhideWhenUsed/>
    <w:rsid w:val="00282B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2BC2"/>
    <w:rPr>
      <w:rFonts w:ascii="Lucida Grande" w:hAnsi="Lucida Grande" w:cs="Lucida Grande"/>
      <w:sz w:val="18"/>
      <w:szCs w:val="18"/>
    </w:rPr>
  </w:style>
  <w:style w:type="paragraph" w:styleId="Header">
    <w:name w:val="header"/>
    <w:basedOn w:val="Normal"/>
    <w:link w:val="HeaderChar"/>
    <w:uiPriority w:val="99"/>
    <w:unhideWhenUsed/>
    <w:rsid w:val="00D94A62"/>
    <w:pPr>
      <w:tabs>
        <w:tab w:val="center" w:pos="4320"/>
        <w:tab w:val="right" w:pos="8640"/>
      </w:tabs>
    </w:pPr>
  </w:style>
  <w:style w:type="character" w:customStyle="1" w:styleId="HeaderChar">
    <w:name w:val="Header Char"/>
    <w:basedOn w:val="DefaultParagraphFont"/>
    <w:link w:val="Header"/>
    <w:uiPriority w:val="99"/>
    <w:rsid w:val="00D94A62"/>
  </w:style>
  <w:style w:type="character" w:styleId="PageNumber">
    <w:name w:val="page number"/>
    <w:basedOn w:val="DefaultParagraphFont"/>
    <w:uiPriority w:val="99"/>
    <w:semiHidden/>
    <w:unhideWhenUsed/>
    <w:rsid w:val="00D94A62"/>
  </w:style>
  <w:style w:type="paragraph" w:styleId="Footer">
    <w:name w:val="footer"/>
    <w:basedOn w:val="Normal"/>
    <w:link w:val="FooterChar"/>
    <w:uiPriority w:val="99"/>
    <w:unhideWhenUsed/>
    <w:rsid w:val="00D94A62"/>
    <w:pPr>
      <w:tabs>
        <w:tab w:val="center" w:pos="4320"/>
        <w:tab w:val="right" w:pos="8640"/>
      </w:tabs>
    </w:pPr>
  </w:style>
  <w:style w:type="character" w:customStyle="1" w:styleId="FooterChar">
    <w:name w:val="Footer Char"/>
    <w:basedOn w:val="DefaultParagraphFont"/>
    <w:link w:val="Footer"/>
    <w:uiPriority w:val="99"/>
    <w:rsid w:val="00D94A62"/>
  </w:style>
  <w:style w:type="paragraph" w:styleId="ListParagraph">
    <w:name w:val="List Paragraph"/>
    <w:basedOn w:val="Normal"/>
    <w:uiPriority w:val="34"/>
    <w:qFormat/>
    <w:rsid w:val="001932BC"/>
    <w:pPr>
      <w:ind w:left="720"/>
      <w:contextualSpacing/>
    </w:pPr>
  </w:style>
  <w:style w:type="character" w:customStyle="1" w:styleId="Heading1Char">
    <w:name w:val="Heading 1 Char"/>
    <w:basedOn w:val="DefaultParagraphFont"/>
    <w:link w:val="Heading1"/>
    <w:uiPriority w:val="9"/>
    <w:rsid w:val="00144027"/>
    <w:rPr>
      <w:rFonts w:asciiTheme="majorHAnsi" w:eastAsiaTheme="majorEastAsia" w:hAnsiTheme="majorHAnsi" w:cstheme="majorBidi"/>
      <w:b/>
      <w:bCs/>
      <w:smallCaps/>
      <w:color w:val="000000" w:themeColor="text1"/>
      <w:sz w:val="36"/>
      <w:szCs w:val="36"/>
    </w:rPr>
  </w:style>
  <w:style w:type="character" w:styleId="Strong">
    <w:name w:val="Strong"/>
    <w:basedOn w:val="DefaultParagraphFont"/>
    <w:uiPriority w:val="22"/>
    <w:qFormat/>
    <w:rsid w:val="00144027"/>
    <w:rPr>
      <w:b/>
      <w:bCs/>
      <w:color w:val="000000" w:themeColor="text1"/>
    </w:rPr>
  </w:style>
  <w:style w:type="paragraph" w:customStyle="1" w:styleId="pbody">
    <w:name w:val="pbody"/>
    <w:basedOn w:val="Normal"/>
    <w:rsid w:val="00FC64E0"/>
    <w:pPr>
      <w:spacing w:before="100" w:beforeAutospacing="1" w:after="100" w:afterAutospacing="1"/>
    </w:pPr>
    <w:rPr>
      <w:rFonts w:ascii="Times" w:hAnsi="Times"/>
      <w:sz w:val="20"/>
      <w:szCs w:val="20"/>
    </w:rPr>
  </w:style>
  <w:style w:type="table" w:styleId="TableGrid">
    <w:name w:val="Table Grid"/>
    <w:basedOn w:val="TableNormal"/>
    <w:uiPriority w:val="59"/>
    <w:rsid w:val="008E68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44027"/>
    <w:rPr>
      <w:rFonts w:asciiTheme="majorHAnsi" w:eastAsiaTheme="majorEastAsia" w:hAnsiTheme="majorHAnsi" w:cstheme="majorBidi"/>
      <w:b/>
      <w:bCs/>
      <w:color w:val="000000" w:themeColor="text1"/>
    </w:rPr>
  </w:style>
  <w:style w:type="character" w:styleId="Hyperlink">
    <w:name w:val="Hyperlink"/>
    <w:basedOn w:val="DefaultParagraphFont"/>
    <w:uiPriority w:val="99"/>
    <w:unhideWhenUsed/>
    <w:rsid w:val="00F8071A"/>
    <w:rPr>
      <w:color w:val="0000FF" w:themeColor="hyperlink"/>
      <w:u w:val="single"/>
    </w:rPr>
  </w:style>
  <w:style w:type="paragraph" w:styleId="Title">
    <w:name w:val="Title"/>
    <w:basedOn w:val="Normal"/>
    <w:next w:val="Normal"/>
    <w:link w:val="TitleChar"/>
    <w:uiPriority w:val="10"/>
    <w:qFormat/>
    <w:rsid w:val="0014402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44027"/>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144027"/>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4402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44027"/>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44027"/>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440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440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4402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44027"/>
    <w:pPr>
      <w:spacing w:after="200" w:line="240" w:lineRule="auto"/>
    </w:pPr>
    <w:rPr>
      <w:i/>
      <w:iCs/>
      <w:color w:val="1F497D" w:themeColor="text2"/>
      <w:sz w:val="18"/>
      <w:szCs w:val="18"/>
    </w:rPr>
  </w:style>
  <w:style w:type="paragraph" w:styleId="Subtitle">
    <w:name w:val="Subtitle"/>
    <w:basedOn w:val="Normal"/>
    <w:next w:val="Normal"/>
    <w:link w:val="SubtitleChar"/>
    <w:uiPriority w:val="11"/>
    <w:qFormat/>
    <w:rsid w:val="0014402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44027"/>
    <w:rPr>
      <w:color w:val="5A5A5A" w:themeColor="text1" w:themeTint="A5"/>
      <w:spacing w:val="10"/>
    </w:rPr>
  </w:style>
  <w:style w:type="character" w:styleId="Emphasis">
    <w:name w:val="Emphasis"/>
    <w:basedOn w:val="DefaultParagraphFont"/>
    <w:uiPriority w:val="20"/>
    <w:qFormat/>
    <w:rsid w:val="00144027"/>
    <w:rPr>
      <w:i/>
      <w:iCs/>
      <w:color w:val="auto"/>
    </w:rPr>
  </w:style>
  <w:style w:type="paragraph" w:styleId="NoSpacing">
    <w:name w:val="No Spacing"/>
    <w:uiPriority w:val="1"/>
    <w:qFormat/>
    <w:rsid w:val="00144027"/>
    <w:pPr>
      <w:spacing w:after="0" w:line="240" w:lineRule="auto"/>
    </w:pPr>
  </w:style>
  <w:style w:type="paragraph" w:styleId="Quote">
    <w:name w:val="Quote"/>
    <w:basedOn w:val="Normal"/>
    <w:next w:val="Normal"/>
    <w:link w:val="QuoteChar"/>
    <w:uiPriority w:val="29"/>
    <w:qFormat/>
    <w:rsid w:val="00144027"/>
    <w:pPr>
      <w:spacing w:before="160"/>
      <w:ind w:left="720" w:right="720"/>
    </w:pPr>
    <w:rPr>
      <w:i/>
      <w:iCs/>
      <w:color w:val="000000" w:themeColor="text1"/>
    </w:rPr>
  </w:style>
  <w:style w:type="character" w:customStyle="1" w:styleId="QuoteChar">
    <w:name w:val="Quote Char"/>
    <w:basedOn w:val="DefaultParagraphFont"/>
    <w:link w:val="Quote"/>
    <w:uiPriority w:val="29"/>
    <w:rsid w:val="00144027"/>
    <w:rPr>
      <w:i/>
      <w:iCs/>
      <w:color w:val="000000" w:themeColor="text1"/>
    </w:rPr>
  </w:style>
  <w:style w:type="paragraph" w:styleId="IntenseQuote">
    <w:name w:val="Intense Quote"/>
    <w:basedOn w:val="Normal"/>
    <w:next w:val="Normal"/>
    <w:link w:val="IntenseQuoteChar"/>
    <w:uiPriority w:val="30"/>
    <w:qFormat/>
    <w:rsid w:val="0014402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44027"/>
    <w:rPr>
      <w:color w:val="000000" w:themeColor="text1"/>
      <w:shd w:val="clear" w:color="auto" w:fill="F2F2F2" w:themeFill="background1" w:themeFillShade="F2"/>
    </w:rPr>
  </w:style>
  <w:style w:type="character" w:styleId="SubtleEmphasis">
    <w:name w:val="Subtle Emphasis"/>
    <w:basedOn w:val="DefaultParagraphFont"/>
    <w:uiPriority w:val="19"/>
    <w:qFormat/>
    <w:rsid w:val="00144027"/>
    <w:rPr>
      <w:i/>
      <w:iCs/>
      <w:color w:val="404040" w:themeColor="text1" w:themeTint="BF"/>
    </w:rPr>
  </w:style>
  <w:style w:type="character" w:styleId="IntenseEmphasis">
    <w:name w:val="Intense Emphasis"/>
    <w:basedOn w:val="DefaultParagraphFont"/>
    <w:uiPriority w:val="21"/>
    <w:qFormat/>
    <w:rsid w:val="00144027"/>
    <w:rPr>
      <w:b/>
      <w:bCs/>
      <w:i/>
      <w:iCs/>
      <w:caps/>
    </w:rPr>
  </w:style>
  <w:style w:type="character" w:styleId="SubtleReference">
    <w:name w:val="Subtle Reference"/>
    <w:basedOn w:val="DefaultParagraphFont"/>
    <w:uiPriority w:val="31"/>
    <w:qFormat/>
    <w:rsid w:val="0014402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44027"/>
    <w:rPr>
      <w:b/>
      <w:bCs/>
      <w:smallCaps/>
      <w:u w:val="single"/>
    </w:rPr>
  </w:style>
  <w:style w:type="character" w:styleId="BookTitle">
    <w:name w:val="Book Title"/>
    <w:basedOn w:val="DefaultParagraphFont"/>
    <w:uiPriority w:val="33"/>
    <w:qFormat/>
    <w:rsid w:val="00144027"/>
    <w:rPr>
      <w:b w:val="0"/>
      <w:bCs w:val="0"/>
      <w:smallCaps/>
      <w:spacing w:val="5"/>
    </w:rPr>
  </w:style>
  <w:style w:type="paragraph" w:styleId="TOCHeading">
    <w:name w:val="TOC Heading"/>
    <w:basedOn w:val="Heading1"/>
    <w:next w:val="Normal"/>
    <w:uiPriority w:val="39"/>
    <w:unhideWhenUsed/>
    <w:qFormat/>
    <w:rsid w:val="00144027"/>
    <w:pPr>
      <w:outlineLvl w:val="9"/>
    </w:pPr>
  </w:style>
  <w:style w:type="paragraph" w:styleId="TOC1">
    <w:name w:val="toc 1"/>
    <w:basedOn w:val="Normal"/>
    <w:next w:val="Normal"/>
    <w:autoRedefine/>
    <w:uiPriority w:val="39"/>
    <w:unhideWhenUsed/>
    <w:rsid w:val="00144027"/>
    <w:pPr>
      <w:spacing w:after="100"/>
    </w:pPr>
  </w:style>
  <w:style w:type="paragraph" w:styleId="TOC3">
    <w:name w:val="toc 3"/>
    <w:basedOn w:val="Normal"/>
    <w:next w:val="Normal"/>
    <w:autoRedefine/>
    <w:uiPriority w:val="39"/>
    <w:unhideWhenUsed/>
    <w:rsid w:val="00144027"/>
    <w:pPr>
      <w:spacing w:after="100"/>
      <w:ind w:left="440"/>
    </w:pPr>
  </w:style>
  <w:style w:type="paragraph" w:styleId="TOC2">
    <w:name w:val="toc 2"/>
    <w:basedOn w:val="Normal"/>
    <w:next w:val="Normal"/>
    <w:autoRedefine/>
    <w:uiPriority w:val="39"/>
    <w:unhideWhenUsed/>
    <w:rsid w:val="00E2240B"/>
    <w:pPr>
      <w:tabs>
        <w:tab w:val="left" w:pos="880"/>
        <w:tab w:val="right" w:leader="dot" w:pos="9247"/>
      </w:tabs>
      <w:spacing w:after="100"/>
      <w:ind w:left="220"/>
    </w:pPr>
    <w:rPr>
      <w:rFonts w:ascii="Helvetica" w:hAnsi="Helvetica" w:cs="Helvetica"/>
      <w:noProof/>
    </w:rPr>
  </w:style>
  <w:style w:type="character" w:styleId="CommentReference">
    <w:name w:val="annotation reference"/>
    <w:basedOn w:val="DefaultParagraphFont"/>
    <w:uiPriority w:val="99"/>
    <w:semiHidden/>
    <w:unhideWhenUsed/>
    <w:rsid w:val="008E694B"/>
    <w:rPr>
      <w:sz w:val="16"/>
      <w:szCs w:val="16"/>
    </w:rPr>
  </w:style>
  <w:style w:type="paragraph" w:styleId="CommentText">
    <w:name w:val="annotation text"/>
    <w:basedOn w:val="Normal"/>
    <w:link w:val="CommentTextChar"/>
    <w:uiPriority w:val="99"/>
    <w:semiHidden/>
    <w:unhideWhenUsed/>
    <w:rsid w:val="008E694B"/>
    <w:pPr>
      <w:spacing w:line="240" w:lineRule="auto"/>
    </w:pPr>
    <w:rPr>
      <w:sz w:val="20"/>
      <w:szCs w:val="20"/>
    </w:rPr>
  </w:style>
  <w:style w:type="character" w:customStyle="1" w:styleId="CommentTextChar">
    <w:name w:val="Comment Text Char"/>
    <w:basedOn w:val="DefaultParagraphFont"/>
    <w:link w:val="CommentText"/>
    <w:uiPriority w:val="99"/>
    <w:semiHidden/>
    <w:rsid w:val="008E694B"/>
    <w:rPr>
      <w:sz w:val="20"/>
      <w:szCs w:val="20"/>
    </w:rPr>
  </w:style>
  <w:style w:type="paragraph" w:styleId="CommentSubject">
    <w:name w:val="annotation subject"/>
    <w:basedOn w:val="CommentText"/>
    <w:next w:val="CommentText"/>
    <w:link w:val="CommentSubjectChar"/>
    <w:uiPriority w:val="99"/>
    <w:semiHidden/>
    <w:unhideWhenUsed/>
    <w:rsid w:val="008E694B"/>
    <w:rPr>
      <w:b/>
      <w:bCs/>
    </w:rPr>
  </w:style>
  <w:style w:type="character" w:customStyle="1" w:styleId="CommentSubjectChar">
    <w:name w:val="Comment Subject Char"/>
    <w:basedOn w:val="CommentTextChar"/>
    <w:link w:val="CommentSubject"/>
    <w:uiPriority w:val="99"/>
    <w:semiHidden/>
    <w:rsid w:val="008E69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83321">
      <w:bodyDiv w:val="1"/>
      <w:marLeft w:val="0"/>
      <w:marRight w:val="0"/>
      <w:marTop w:val="0"/>
      <w:marBottom w:val="0"/>
      <w:divBdr>
        <w:top w:val="none" w:sz="0" w:space="0" w:color="auto"/>
        <w:left w:val="none" w:sz="0" w:space="0" w:color="auto"/>
        <w:bottom w:val="none" w:sz="0" w:space="0" w:color="auto"/>
        <w:right w:val="none" w:sz="0" w:space="0" w:color="auto"/>
      </w:divBdr>
    </w:div>
    <w:div w:id="89203853">
      <w:bodyDiv w:val="1"/>
      <w:marLeft w:val="0"/>
      <w:marRight w:val="0"/>
      <w:marTop w:val="0"/>
      <w:marBottom w:val="0"/>
      <w:divBdr>
        <w:top w:val="none" w:sz="0" w:space="0" w:color="auto"/>
        <w:left w:val="none" w:sz="0" w:space="0" w:color="auto"/>
        <w:bottom w:val="none" w:sz="0" w:space="0" w:color="auto"/>
        <w:right w:val="none" w:sz="0" w:space="0" w:color="auto"/>
      </w:divBdr>
    </w:div>
    <w:div w:id="167330830">
      <w:bodyDiv w:val="1"/>
      <w:marLeft w:val="0"/>
      <w:marRight w:val="0"/>
      <w:marTop w:val="0"/>
      <w:marBottom w:val="0"/>
      <w:divBdr>
        <w:top w:val="none" w:sz="0" w:space="0" w:color="auto"/>
        <w:left w:val="none" w:sz="0" w:space="0" w:color="auto"/>
        <w:bottom w:val="none" w:sz="0" w:space="0" w:color="auto"/>
        <w:right w:val="none" w:sz="0" w:space="0" w:color="auto"/>
      </w:divBdr>
    </w:div>
    <w:div w:id="218789366">
      <w:bodyDiv w:val="1"/>
      <w:marLeft w:val="0"/>
      <w:marRight w:val="0"/>
      <w:marTop w:val="0"/>
      <w:marBottom w:val="0"/>
      <w:divBdr>
        <w:top w:val="none" w:sz="0" w:space="0" w:color="auto"/>
        <w:left w:val="none" w:sz="0" w:space="0" w:color="auto"/>
        <w:bottom w:val="none" w:sz="0" w:space="0" w:color="auto"/>
        <w:right w:val="none" w:sz="0" w:space="0" w:color="auto"/>
      </w:divBdr>
      <w:divsChild>
        <w:div w:id="285746536">
          <w:marLeft w:val="547"/>
          <w:marRight w:val="0"/>
          <w:marTop w:val="144"/>
          <w:marBottom w:val="0"/>
          <w:divBdr>
            <w:top w:val="none" w:sz="0" w:space="0" w:color="auto"/>
            <w:left w:val="none" w:sz="0" w:space="0" w:color="auto"/>
            <w:bottom w:val="none" w:sz="0" w:space="0" w:color="auto"/>
            <w:right w:val="none" w:sz="0" w:space="0" w:color="auto"/>
          </w:divBdr>
        </w:div>
        <w:div w:id="1867408874">
          <w:marLeft w:val="547"/>
          <w:marRight w:val="0"/>
          <w:marTop w:val="144"/>
          <w:marBottom w:val="0"/>
          <w:divBdr>
            <w:top w:val="none" w:sz="0" w:space="0" w:color="auto"/>
            <w:left w:val="none" w:sz="0" w:space="0" w:color="auto"/>
            <w:bottom w:val="none" w:sz="0" w:space="0" w:color="auto"/>
            <w:right w:val="none" w:sz="0" w:space="0" w:color="auto"/>
          </w:divBdr>
        </w:div>
        <w:div w:id="128206610">
          <w:marLeft w:val="547"/>
          <w:marRight w:val="0"/>
          <w:marTop w:val="144"/>
          <w:marBottom w:val="0"/>
          <w:divBdr>
            <w:top w:val="none" w:sz="0" w:space="0" w:color="auto"/>
            <w:left w:val="none" w:sz="0" w:space="0" w:color="auto"/>
            <w:bottom w:val="none" w:sz="0" w:space="0" w:color="auto"/>
            <w:right w:val="none" w:sz="0" w:space="0" w:color="auto"/>
          </w:divBdr>
        </w:div>
        <w:div w:id="455415590">
          <w:marLeft w:val="547"/>
          <w:marRight w:val="0"/>
          <w:marTop w:val="144"/>
          <w:marBottom w:val="0"/>
          <w:divBdr>
            <w:top w:val="none" w:sz="0" w:space="0" w:color="auto"/>
            <w:left w:val="none" w:sz="0" w:space="0" w:color="auto"/>
            <w:bottom w:val="none" w:sz="0" w:space="0" w:color="auto"/>
            <w:right w:val="none" w:sz="0" w:space="0" w:color="auto"/>
          </w:divBdr>
        </w:div>
      </w:divsChild>
    </w:div>
    <w:div w:id="219558345">
      <w:bodyDiv w:val="1"/>
      <w:marLeft w:val="0"/>
      <w:marRight w:val="0"/>
      <w:marTop w:val="0"/>
      <w:marBottom w:val="0"/>
      <w:divBdr>
        <w:top w:val="none" w:sz="0" w:space="0" w:color="auto"/>
        <w:left w:val="none" w:sz="0" w:space="0" w:color="auto"/>
        <w:bottom w:val="none" w:sz="0" w:space="0" w:color="auto"/>
        <w:right w:val="none" w:sz="0" w:space="0" w:color="auto"/>
      </w:divBdr>
      <w:divsChild>
        <w:div w:id="1623262659">
          <w:marLeft w:val="547"/>
          <w:marRight w:val="0"/>
          <w:marTop w:val="154"/>
          <w:marBottom w:val="0"/>
          <w:divBdr>
            <w:top w:val="none" w:sz="0" w:space="0" w:color="auto"/>
            <w:left w:val="none" w:sz="0" w:space="0" w:color="auto"/>
            <w:bottom w:val="none" w:sz="0" w:space="0" w:color="auto"/>
            <w:right w:val="none" w:sz="0" w:space="0" w:color="auto"/>
          </w:divBdr>
        </w:div>
      </w:divsChild>
    </w:div>
    <w:div w:id="284506572">
      <w:bodyDiv w:val="1"/>
      <w:marLeft w:val="0"/>
      <w:marRight w:val="0"/>
      <w:marTop w:val="0"/>
      <w:marBottom w:val="0"/>
      <w:divBdr>
        <w:top w:val="none" w:sz="0" w:space="0" w:color="auto"/>
        <w:left w:val="none" w:sz="0" w:space="0" w:color="auto"/>
        <w:bottom w:val="none" w:sz="0" w:space="0" w:color="auto"/>
        <w:right w:val="none" w:sz="0" w:space="0" w:color="auto"/>
      </w:divBdr>
      <w:divsChild>
        <w:div w:id="1065302964">
          <w:marLeft w:val="0"/>
          <w:marRight w:val="0"/>
          <w:marTop w:val="0"/>
          <w:marBottom w:val="0"/>
          <w:divBdr>
            <w:top w:val="none" w:sz="0" w:space="0" w:color="auto"/>
            <w:left w:val="none" w:sz="0" w:space="0" w:color="auto"/>
            <w:bottom w:val="none" w:sz="0" w:space="0" w:color="auto"/>
            <w:right w:val="none" w:sz="0" w:space="0" w:color="auto"/>
          </w:divBdr>
          <w:divsChild>
            <w:div w:id="466358024">
              <w:marLeft w:val="0"/>
              <w:marRight w:val="0"/>
              <w:marTop w:val="0"/>
              <w:marBottom w:val="0"/>
              <w:divBdr>
                <w:top w:val="none" w:sz="0" w:space="0" w:color="auto"/>
                <w:left w:val="none" w:sz="0" w:space="0" w:color="auto"/>
                <w:bottom w:val="none" w:sz="0" w:space="0" w:color="auto"/>
                <w:right w:val="none" w:sz="0" w:space="0" w:color="auto"/>
              </w:divBdr>
              <w:divsChild>
                <w:div w:id="8854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91881">
      <w:bodyDiv w:val="1"/>
      <w:marLeft w:val="0"/>
      <w:marRight w:val="0"/>
      <w:marTop w:val="0"/>
      <w:marBottom w:val="0"/>
      <w:divBdr>
        <w:top w:val="none" w:sz="0" w:space="0" w:color="auto"/>
        <w:left w:val="none" w:sz="0" w:space="0" w:color="auto"/>
        <w:bottom w:val="none" w:sz="0" w:space="0" w:color="auto"/>
        <w:right w:val="none" w:sz="0" w:space="0" w:color="auto"/>
      </w:divBdr>
      <w:divsChild>
        <w:div w:id="1918900636">
          <w:marLeft w:val="547"/>
          <w:marRight w:val="0"/>
          <w:marTop w:val="130"/>
          <w:marBottom w:val="0"/>
          <w:divBdr>
            <w:top w:val="none" w:sz="0" w:space="0" w:color="auto"/>
            <w:left w:val="none" w:sz="0" w:space="0" w:color="auto"/>
            <w:bottom w:val="none" w:sz="0" w:space="0" w:color="auto"/>
            <w:right w:val="none" w:sz="0" w:space="0" w:color="auto"/>
          </w:divBdr>
        </w:div>
        <w:div w:id="1251549354">
          <w:marLeft w:val="547"/>
          <w:marRight w:val="0"/>
          <w:marTop w:val="130"/>
          <w:marBottom w:val="0"/>
          <w:divBdr>
            <w:top w:val="none" w:sz="0" w:space="0" w:color="auto"/>
            <w:left w:val="none" w:sz="0" w:space="0" w:color="auto"/>
            <w:bottom w:val="none" w:sz="0" w:space="0" w:color="auto"/>
            <w:right w:val="none" w:sz="0" w:space="0" w:color="auto"/>
          </w:divBdr>
        </w:div>
        <w:div w:id="1401637839">
          <w:marLeft w:val="547"/>
          <w:marRight w:val="0"/>
          <w:marTop w:val="130"/>
          <w:marBottom w:val="0"/>
          <w:divBdr>
            <w:top w:val="none" w:sz="0" w:space="0" w:color="auto"/>
            <w:left w:val="none" w:sz="0" w:space="0" w:color="auto"/>
            <w:bottom w:val="none" w:sz="0" w:space="0" w:color="auto"/>
            <w:right w:val="none" w:sz="0" w:space="0" w:color="auto"/>
          </w:divBdr>
        </w:div>
        <w:div w:id="1333099484">
          <w:marLeft w:val="547"/>
          <w:marRight w:val="0"/>
          <w:marTop w:val="130"/>
          <w:marBottom w:val="0"/>
          <w:divBdr>
            <w:top w:val="none" w:sz="0" w:space="0" w:color="auto"/>
            <w:left w:val="none" w:sz="0" w:space="0" w:color="auto"/>
            <w:bottom w:val="none" w:sz="0" w:space="0" w:color="auto"/>
            <w:right w:val="none" w:sz="0" w:space="0" w:color="auto"/>
          </w:divBdr>
        </w:div>
        <w:div w:id="1625114516">
          <w:marLeft w:val="547"/>
          <w:marRight w:val="0"/>
          <w:marTop w:val="130"/>
          <w:marBottom w:val="0"/>
          <w:divBdr>
            <w:top w:val="none" w:sz="0" w:space="0" w:color="auto"/>
            <w:left w:val="none" w:sz="0" w:space="0" w:color="auto"/>
            <w:bottom w:val="none" w:sz="0" w:space="0" w:color="auto"/>
            <w:right w:val="none" w:sz="0" w:space="0" w:color="auto"/>
          </w:divBdr>
        </w:div>
      </w:divsChild>
    </w:div>
    <w:div w:id="289013779">
      <w:bodyDiv w:val="1"/>
      <w:marLeft w:val="0"/>
      <w:marRight w:val="0"/>
      <w:marTop w:val="0"/>
      <w:marBottom w:val="0"/>
      <w:divBdr>
        <w:top w:val="none" w:sz="0" w:space="0" w:color="auto"/>
        <w:left w:val="none" w:sz="0" w:space="0" w:color="auto"/>
        <w:bottom w:val="none" w:sz="0" w:space="0" w:color="auto"/>
        <w:right w:val="none" w:sz="0" w:space="0" w:color="auto"/>
      </w:divBdr>
    </w:div>
    <w:div w:id="297494405">
      <w:bodyDiv w:val="1"/>
      <w:marLeft w:val="0"/>
      <w:marRight w:val="0"/>
      <w:marTop w:val="0"/>
      <w:marBottom w:val="0"/>
      <w:divBdr>
        <w:top w:val="none" w:sz="0" w:space="0" w:color="auto"/>
        <w:left w:val="none" w:sz="0" w:space="0" w:color="auto"/>
        <w:bottom w:val="none" w:sz="0" w:space="0" w:color="auto"/>
        <w:right w:val="none" w:sz="0" w:space="0" w:color="auto"/>
      </w:divBdr>
      <w:divsChild>
        <w:div w:id="335233342">
          <w:marLeft w:val="0"/>
          <w:marRight w:val="0"/>
          <w:marTop w:val="0"/>
          <w:marBottom w:val="0"/>
          <w:divBdr>
            <w:top w:val="none" w:sz="0" w:space="0" w:color="auto"/>
            <w:left w:val="none" w:sz="0" w:space="0" w:color="auto"/>
            <w:bottom w:val="none" w:sz="0" w:space="0" w:color="auto"/>
            <w:right w:val="none" w:sz="0" w:space="0" w:color="auto"/>
          </w:divBdr>
          <w:divsChild>
            <w:div w:id="1196387413">
              <w:marLeft w:val="0"/>
              <w:marRight w:val="0"/>
              <w:marTop w:val="0"/>
              <w:marBottom w:val="0"/>
              <w:divBdr>
                <w:top w:val="none" w:sz="0" w:space="0" w:color="auto"/>
                <w:left w:val="none" w:sz="0" w:space="0" w:color="auto"/>
                <w:bottom w:val="none" w:sz="0" w:space="0" w:color="auto"/>
                <w:right w:val="none" w:sz="0" w:space="0" w:color="auto"/>
              </w:divBdr>
              <w:divsChild>
                <w:div w:id="203472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2546">
      <w:bodyDiv w:val="1"/>
      <w:marLeft w:val="0"/>
      <w:marRight w:val="0"/>
      <w:marTop w:val="0"/>
      <w:marBottom w:val="0"/>
      <w:divBdr>
        <w:top w:val="none" w:sz="0" w:space="0" w:color="auto"/>
        <w:left w:val="none" w:sz="0" w:space="0" w:color="auto"/>
        <w:bottom w:val="none" w:sz="0" w:space="0" w:color="auto"/>
        <w:right w:val="none" w:sz="0" w:space="0" w:color="auto"/>
      </w:divBdr>
      <w:divsChild>
        <w:div w:id="1581252937">
          <w:marLeft w:val="547"/>
          <w:marRight w:val="0"/>
          <w:marTop w:val="144"/>
          <w:marBottom w:val="0"/>
          <w:divBdr>
            <w:top w:val="none" w:sz="0" w:space="0" w:color="auto"/>
            <w:left w:val="none" w:sz="0" w:space="0" w:color="auto"/>
            <w:bottom w:val="none" w:sz="0" w:space="0" w:color="auto"/>
            <w:right w:val="none" w:sz="0" w:space="0" w:color="auto"/>
          </w:divBdr>
        </w:div>
        <w:div w:id="1275019009">
          <w:marLeft w:val="547"/>
          <w:marRight w:val="0"/>
          <w:marTop w:val="144"/>
          <w:marBottom w:val="0"/>
          <w:divBdr>
            <w:top w:val="none" w:sz="0" w:space="0" w:color="auto"/>
            <w:left w:val="none" w:sz="0" w:space="0" w:color="auto"/>
            <w:bottom w:val="none" w:sz="0" w:space="0" w:color="auto"/>
            <w:right w:val="none" w:sz="0" w:space="0" w:color="auto"/>
          </w:divBdr>
        </w:div>
        <w:div w:id="2061905742">
          <w:marLeft w:val="547"/>
          <w:marRight w:val="0"/>
          <w:marTop w:val="144"/>
          <w:marBottom w:val="0"/>
          <w:divBdr>
            <w:top w:val="none" w:sz="0" w:space="0" w:color="auto"/>
            <w:left w:val="none" w:sz="0" w:space="0" w:color="auto"/>
            <w:bottom w:val="none" w:sz="0" w:space="0" w:color="auto"/>
            <w:right w:val="none" w:sz="0" w:space="0" w:color="auto"/>
          </w:divBdr>
        </w:div>
        <w:div w:id="1414820265">
          <w:marLeft w:val="547"/>
          <w:marRight w:val="0"/>
          <w:marTop w:val="144"/>
          <w:marBottom w:val="0"/>
          <w:divBdr>
            <w:top w:val="none" w:sz="0" w:space="0" w:color="auto"/>
            <w:left w:val="none" w:sz="0" w:space="0" w:color="auto"/>
            <w:bottom w:val="none" w:sz="0" w:space="0" w:color="auto"/>
            <w:right w:val="none" w:sz="0" w:space="0" w:color="auto"/>
          </w:divBdr>
        </w:div>
      </w:divsChild>
    </w:div>
    <w:div w:id="342510589">
      <w:bodyDiv w:val="1"/>
      <w:marLeft w:val="0"/>
      <w:marRight w:val="0"/>
      <w:marTop w:val="0"/>
      <w:marBottom w:val="0"/>
      <w:divBdr>
        <w:top w:val="none" w:sz="0" w:space="0" w:color="auto"/>
        <w:left w:val="none" w:sz="0" w:space="0" w:color="auto"/>
        <w:bottom w:val="none" w:sz="0" w:space="0" w:color="auto"/>
        <w:right w:val="none" w:sz="0" w:space="0" w:color="auto"/>
      </w:divBdr>
    </w:div>
    <w:div w:id="350302158">
      <w:bodyDiv w:val="1"/>
      <w:marLeft w:val="0"/>
      <w:marRight w:val="0"/>
      <w:marTop w:val="0"/>
      <w:marBottom w:val="0"/>
      <w:divBdr>
        <w:top w:val="none" w:sz="0" w:space="0" w:color="auto"/>
        <w:left w:val="none" w:sz="0" w:space="0" w:color="auto"/>
        <w:bottom w:val="none" w:sz="0" w:space="0" w:color="auto"/>
        <w:right w:val="none" w:sz="0" w:space="0" w:color="auto"/>
      </w:divBdr>
    </w:div>
    <w:div w:id="545066358">
      <w:bodyDiv w:val="1"/>
      <w:marLeft w:val="0"/>
      <w:marRight w:val="0"/>
      <w:marTop w:val="0"/>
      <w:marBottom w:val="0"/>
      <w:divBdr>
        <w:top w:val="none" w:sz="0" w:space="0" w:color="auto"/>
        <w:left w:val="none" w:sz="0" w:space="0" w:color="auto"/>
        <w:bottom w:val="none" w:sz="0" w:space="0" w:color="auto"/>
        <w:right w:val="none" w:sz="0" w:space="0" w:color="auto"/>
      </w:divBdr>
      <w:divsChild>
        <w:div w:id="109056089">
          <w:marLeft w:val="0"/>
          <w:marRight w:val="0"/>
          <w:marTop w:val="0"/>
          <w:marBottom w:val="0"/>
          <w:divBdr>
            <w:top w:val="none" w:sz="0" w:space="0" w:color="auto"/>
            <w:left w:val="none" w:sz="0" w:space="0" w:color="auto"/>
            <w:bottom w:val="none" w:sz="0" w:space="0" w:color="auto"/>
            <w:right w:val="none" w:sz="0" w:space="0" w:color="auto"/>
          </w:divBdr>
          <w:divsChild>
            <w:div w:id="861674478">
              <w:marLeft w:val="0"/>
              <w:marRight w:val="0"/>
              <w:marTop w:val="0"/>
              <w:marBottom w:val="0"/>
              <w:divBdr>
                <w:top w:val="none" w:sz="0" w:space="0" w:color="auto"/>
                <w:left w:val="none" w:sz="0" w:space="0" w:color="auto"/>
                <w:bottom w:val="none" w:sz="0" w:space="0" w:color="auto"/>
                <w:right w:val="none" w:sz="0" w:space="0" w:color="auto"/>
              </w:divBdr>
              <w:divsChild>
                <w:div w:id="15994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201720">
      <w:bodyDiv w:val="1"/>
      <w:marLeft w:val="0"/>
      <w:marRight w:val="0"/>
      <w:marTop w:val="0"/>
      <w:marBottom w:val="0"/>
      <w:divBdr>
        <w:top w:val="none" w:sz="0" w:space="0" w:color="auto"/>
        <w:left w:val="none" w:sz="0" w:space="0" w:color="auto"/>
        <w:bottom w:val="none" w:sz="0" w:space="0" w:color="auto"/>
        <w:right w:val="none" w:sz="0" w:space="0" w:color="auto"/>
      </w:divBdr>
      <w:divsChild>
        <w:div w:id="910693478">
          <w:marLeft w:val="0"/>
          <w:marRight w:val="0"/>
          <w:marTop w:val="0"/>
          <w:marBottom w:val="0"/>
          <w:divBdr>
            <w:top w:val="none" w:sz="0" w:space="0" w:color="auto"/>
            <w:left w:val="none" w:sz="0" w:space="0" w:color="auto"/>
            <w:bottom w:val="none" w:sz="0" w:space="0" w:color="auto"/>
            <w:right w:val="none" w:sz="0" w:space="0" w:color="auto"/>
          </w:divBdr>
          <w:divsChild>
            <w:div w:id="1354066756">
              <w:marLeft w:val="0"/>
              <w:marRight w:val="0"/>
              <w:marTop w:val="0"/>
              <w:marBottom w:val="0"/>
              <w:divBdr>
                <w:top w:val="none" w:sz="0" w:space="0" w:color="auto"/>
                <w:left w:val="none" w:sz="0" w:space="0" w:color="auto"/>
                <w:bottom w:val="none" w:sz="0" w:space="0" w:color="auto"/>
                <w:right w:val="none" w:sz="0" w:space="0" w:color="auto"/>
              </w:divBdr>
              <w:divsChild>
                <w:div w:id="95879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56052">
      <w:bodyDiv w:val="1"/>
      <w:marLeft w:val="0"/>
      <w:marRight w:val="0"/>
      <w:marTop w:val="0"/>
      <w:marBottom w:val="0"/>
      <w:divBdr>
        <w:top w:val="none" w:sz="0" w:space="0" w:color="auto"/>
        <w:left w:val="none" w:sz="0" w:space="0" w:color="auto"/>
        <w:bottom w:val="none" w:sz="0" w:space="0" w:color="auto"/>
        <w:right w:val="none" w:sz="0" w:space="0" w:color="auto"/>
      </w:divBdr>
      <w:divsChild>
        <w:div w:id="136799599">
          <w:marLeft w:val="547"/>
          <w:marRight w:val="0"/>
          <w:marTop w:val="130"/>
          <w:marBottom w:val="0"/>
          <w:divBdr>
            <w:top w:val="none" w:sz="0" w:space="0" w:color="auto"/>
            <w:left w:val="none" w:sz="0" w:space="0" w:color="auto"/>
            <w:bottom w:val="none" w:sz="0" w:space="0" w:color="auto"/>
            <w:right w:val="none" w:sz="0" w:space="0" w:color="auto"/>
          </w:divBdr>
        </w:div>
        <w:div w:id="389350884">
          <w:marLeft w:val="547"/>
          <w:marRight w:val="0"/>
          <w:marTop w:val="130"/>
          <w:marBottom w:val="0"/>
          <w:divBdr>
            <w:top w:val="none" w:sz="0" w:space="0" w:color="auto"/>
            <w:left w:val="none" w:sz="0" w:space="0" w:color="auto"/>
            <w:bottom w:val="none" w:sz="0" w:space="0" w:color="auto"/>
            <w:right w:val="none" w:sz="0" w:space="0" w:color="auto"/>
          </w:divBdr>
        </w:div>
        <w:div w:id="2113474675">
          <w:marLeft w:val="547"/>
          <w:marRight w:val="0"/>
          <w:marTop w:val="130"/>
          <w:marBottom w:val="0"/>
          <w:divBdr>
            <w:top w:val="none" w:sz="0" w:space="0" w:color="auto"/>
            <w:left w:val="none" w:sz="0" w:space="0" w:color="auto"/>
            <w:bottom w:val="none" w:sz="0" w:space="0" w:color="auto"/>
            <w:right w:val="none" w:sz="0" w:space="0" w:color="auto"/>
          </w:divBdr>
        </w:div>
        <w:div w:id="400250693">
          <w:marLeft w:val="547"/>
          <w:marRight w:val="0"/>
          <w:marTop w:val="130"/>
          <w:marBottom w:val="0"/>
          <w:divBdr>
            <w:top w:val="none" w:sz="0" w:space="0" w:color="auto"/>
            <w:left w:val="none" w:sz="0" w:space="0" w:color="auto"/>
            <w:bottom w:val="none" w:sz="0" w:space="0" w:color="auto"/>
            <w:right w:val="none" w:sz="0" w:space="0" w:color="auto"/>
          </w:divBdr>
        </w:div>
        <w:div w:id="73746358">
          <w:marLeft w:val="547"/>
          <w:marRight w:val="0"/>
          <w:marTop w:val="130"/>
          <w:marBottom w:val="0"/>
          <w:divBdr>
            <w:top w:val="none" w:sz="0" w:space="0" w:color="auto"/>
            <w:left w:val="none" w:sz="0" w:space="0" w:color="auto"/>
            <w:bottom w:val="none" w:sz="0" w:space="0" w:color="auto"/>
            <w:right w:val="none" w:sz="0" w:space="0" w:color="auto"/>
          </w:divBdr>
        </w:div>
      </w:divsChild>
    </w:div>
    <w:div w:id="847408867">
      <w:bodyDiv w:val="1"/>
      <w:marLeft w:val="0"/>
      <w:marRight w:val="0"/>
      <w:marTop w:val="0"/>
      <w:marBottom w:val="0"/>
      <w:divBdr>
        <w:top w:val="none" w:sz="0" w:space="0" w:color="auto"/>
        <w:left w:val="none" w:sz="0" w:space="0" w:color="auto"/>
        <w:bottom w:val="none" w:sz="0" w:space="0" w:color="auto"/>
        <w:right w:val="none" w:sz="0" w:space="0" w:color="auto"/>
      </w:divBdr>
      <w:divsChild>
        <w:div w:id="1634556185">
          <w:marLeft w:val="0"/>
          <w:marRight w:val="0"/>
          <w:marTop w:val="0"/>
          <w:marBottom w:val="0"/>
          <w:divBdr>
            <w:top w:val="none" w:sz="0" w:space="0" w:color="auto"/>
            <w:left w:val="none" w:sz="0" w:space="0" w:color="auto"/>
            <w:bottom w:val="none" w:sz="0" w:space="0" w:color="auto"/>
            <w:right w:val="none" w:sz="0" w:space="0" w:color="auto"/>
          </w:divBdr>
          <w:divsChild>
            <w:div w:id="1162115183">
              <w:marLeft w:val="0"/>
              <w:marRight w:val="0"/>
              <w:marTop w:val="0"/>
              <w:marBottom w:val="0"/>
              <w:divBdr>
                <w:top w:val="none" w:sz="0" w:space="0" w:color="auto"/>
                <w:left w:val="none" w:sz="0" w:space="0" w:color="auto"/>
                <w:bottom w:val="none" w:sz="0" w:space="0" w:color="auto"/>
                <w:right w:val="none" w:sz="0" w:space="0" w:color="auto"/>
              </w:divBdr>
              <w:divsChild>
                <w:div w:id="6995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34367">
      <w:bodyDiv w:val="1"/>
      <w:marLeft w:val="0"/>
      <w:marRight w:val="0"/>
      <w:marTop w:val="0"/>
      <w:marBottom w:val="0"/>
      <w:divBdr>
        <w:top w:val="none" w:sz="0" w:space="0" w:color="auto"/>
        <w:left w:val="none" w:sz="0" w:space="0" w:color="auto"/>
        <w:bottom w:val="none" w:sz="0" w:space="0" w:color="auto"/>
        <w:right w:val="none" w:sz="0" w:space="0" w:color="auto"/>
      </w:divBdr>
      <w:divsChild>
        <w:div w:id="314073103">
          <w:marLeft w:val="547"/>
          <w:marRight w:val="0"/>
          <w:marTop w:val="144"/>
          <w:marBottom w:val="0"/>
          <w:divBdr>
            <w:top w:val="none" w:sz="0" w:space="0" w:color="auto"/>
            <w:left w:val="none" w:sz="0" w:space="0" w:color="auto"/>
            <w:bottom w:val="none" w:sz="0" w:space="0" w:color="auto"/>
            <w:right w:val="none" w:sz="0" w:space="0" w:color="auto"/>
          </w:divBdr>
        </w:div>
        <w:div w:id="1017074622">
          <w:marLeft w:val="547"/>
          <w:marRight w:val="0"/>
          <w:marTop w:val="144"/>
          <w:marBottom w:val="0"/>
          <w:divBdr>
            <w:top w:val="none" w:sz="0" w:space="0" w:color="auto"/>
            <w:left w:val="none" w:sz="0" w:space="0" w:color="auto"/>
            <w:bottom w:val="none" w:sz="0" w:space="0" w:color="auto"/>
            <w:right w:val="none" w:sz="0" w:space="0" w:color="auto"/>
          </w:divBdr>
        </w:div>
        <w:div w:id="1058363380">
          <w:marLeft w:val="547"/>
          <w:marRight w:val="0"/>
          <w:marTop w:val="144"/>
          <w:marBottom w:val="0"/>
          <w:divBdr>
            <w:top w:val="none" w:sz="0" w:space="0" w:color="auto"/>
            <w:left w:val="none" w:sz="0" w:space="0" w:color="auto"/>
            <w:bottom w:val="none" w:sz="0" w:space="0" w:color="auto"/>
            <w:right w:val="none" w:sz="0" w:space="0" w:color="auto"/>
          </w:divBdr>
        </w:div>
        <w:div w:id="1635942060">
          <w:marLeft w:val="547"/>
          <w:marRight w:val="0"/>
          <w:marTop w:val="144"/>
          <w:marBottom w:val="0"/>
          <w:divBdr>
            <w:top w:val="none" w:sz="0" w:space="0" w:color="auto"/>
            <w:left w:val="none" w:sz="0" w:space="0" w:color="auto"/>
            <w:bottom w:val="none" w:sz="0" w:space="0" w:color="auto"/>
            <w:right w:val="none" w:sz="0" w:space="0" w:color="auto"/>
          </w:divBdr>
        </w:div>
      </w:divsChild>
    </w:div>
    <w:div w:id="941185844">
      <w:bodyDiv w:val="1"/>
      <w:marLeft w:val="0"/>
      <w:marRight w:val="0"/>
      <w:marTop w:val="0"/>
      <w:marBottom w:val="0"/>
      <w:divBdr>
        <w:top w:val="none" w:sz="0" w:space="0" w:color="auto"/>
        <w:left w:val="none" w:sz="0" w:space="0" w:color="auto"/>
        <w:bottom w:val="none" w:sz="0" w:space="0" w:color="auto"/>
        <w:right w:val="none" w:sz="0" w:space="0" w:color="auto"/>
      </w:divBdr>
    </w:div>
    <w:div w:id="956566918">
      <w:bodyDiv w:val="1"/>
      <w:marLeft w:val="0"/>
      <w:marRight w:val="0"/>
      <w:marTop w:val="0"/>
      <w:marBottom w:val="0"/>
      <w:divBdr>
        <w:top w:val="none" w:sz="0" w:space="0" w:color="auto"/>
        <w:left w:val="none" w:sz="0" w:space="0" w:color="auto"/>
        <w:bottom w:val="none" w:sz="0" w:space="0" w:color="auto"/>
        <w:right w:val="none" w:sz="0" w:space="0" w:color="auto"/>
      </w:divBdr>
      <w:divsChild>
        <w:div w:id="976177946">
          <w:marLeft w:val="0"/>
          <w:marRight w:val="0"/>
          <w:marTop w:val="0"/>
          <w:marBottom w:val="0"/>
          <w:divBdr>
            <w:top w:val="none" w:sz="0" w:space="0" w:color="auto"/>
            <w:left w:val="none" w:sz="0" w:space="0" w:color="auto"/>
            <w:bottom w:val="none" w:sz="0" w:space="0" w:color="auto"/>
            <w:right w:val="none" w:sz="0" w:space="0" w:color="auto"/>
          </w:divBdr>
          <w:divsChild>
            <w:div w:id="551813258">
              <w:marLeft w:val="0"/>
              <w:marRight w:val="0"/>
              <w:marTop w:val="0"/>
              <w:marBottom w:val="0"/>
              <w:divBdr>
                <w:top w:val="none" w:sz="0" w:space="0" w:color="auto"/>
                <w:left w:val="none" w:sz="0" w:space="0" w:color="auto"/>
                <w:bottom w:val="none" w:sz="0" w:space="0" w:color="auto"/>
                <w:right w:val="none" w:sz="0" w:space="0" w:color="auto"/>
              </w:divBdr>
              <w:divsChild>
                <w:div w:id="175840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91127">
      <w:bodyDiv w:val="1"/>
      <w:marLeft w:val="0"/>
      <w:marRight w:val="0"/>
      <w:marTop w:val="0"/>
      <w:marBottom w:val="0"/>
      <w:divBdr>
        <w:top w:val="none" w:sz="0" w:space="0" w:color="auto"/>
        <w:left w:val="none" w:sz="0" w:space="0" w:color="auto"/>
        <w:bottom w:val="none" w:sz="0" w:space="0" w:color="auto"/>
        <w:right w:val="none" w:sz="0" w:space="0" w:color="auto"/>
      </w:divBdr>
    </w:div>
    <w:div w:id="1018313414">
      <w:bodyDiv w:val="1"/>
      <w:marLeft w:val="0"/>
      <w:marRight w:val="0"/>
      <w:marTop w:val="0"/>
      <w:marBottom w:val="0"/>
      <w:divBdr>
        <w:top w:val="none" w:sz="0" w:space="0" w:color="auto"/>
        <w:left w:val="none" w:sz="0" w:space="0" w:color="auto"/>
        <w:bottom w:val="none" w:sz="0" w:space="0" w:color="auto"/>
        <w:right w:val="none" w:sz="0" w:space="0" w:color="auto"/>
      </w:divBdr>
    </w:div>
    <w:div w:id="1204368207">
      <w:bodyDiv w:val="1"/>
      <w:marLeft w:val="0"/>
      <w:marRight w:val="0"/>
      <w:marTop w:val="0"/>
      <w:marBottom w:val="0"/>
      <w:divBdr>
        <w:top w:val="none" w:sz="0" w:space="0" w:color="auto"/>
        <w:left w:val="none" w:sz="0" w:space="0" w:color="auto"/>
        <w:bottom w:val="none" w:sz="0" w:space="0" w:color="auto"/>
        <w:right w:val="none" w:sz="0" w:space="0" w:color="auto"/>
      </w:divBdr>
      <w:divsChild>
        <w:div w:id="419956578">
          <w:marLeft w:val="0"/>
          <w:marRight w:val="0"/>
          <w:marTop w:val="0"/>
          <w:marBottom w:val="0"/>
          <w:divBdr>
            <w:top w:val="none" w:sz="0" w:space="0" w:color="auto"/>
            <w:left w:val="none" w:sz="0" w:space="0" w:color="auto"/>
            <w:bottom w:val="none" w:sz="0" w:space="0" w:color="auto"/>
            <w:right w:val="none" w:sz="0" w:space="0" w:color="auto"/>
          </w:divBdr>
          <w:divsChild>
            <w:div w:id="886453522">
              <w:marLeft w:val="0"/>
              <w:marRight w:val="0"/>
              <w:marTop w:val="0"/>
              <w:marBottom w:val="0"/>
              <w:divBdr>
                <w:top w:val="none" w:sz="0" w:space="0" w:color="auto"/>
                <w:left w:val="none" w:sz="0" w:space="0" w:color="auto"/>
                <w:bottom w:val="none" w:sz="0" w:space="0" w:color="auto"/>
                <w:right w:val="none" w:sz="0" w:space="0" w:color="auto"/>
              </w:divBdr>
              <w:divsChild>
                <w:div w:id="58380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601510">
      <w:bodyDiv w:val="1"/>
      <w:marLeft w:val="0"/>
      <w:marRight w:val="0"/>
      <w:marTop w:val="0"/>
      <w:marBottom w:val="0"/>
      <w:divBdr>
        <w:top w:val="none" w:sz="0" w:space="0" w:color="auto"/>
        <w:left w:val="none" w:sz="0" w:space="0" w:color="auto"/>
        <w:bottom w:val="none" w:sz="0" w:space="0" w:color="auto"/>
        <w:right w:val="none" w:sz="0" w:space="0" w:color="auto"/>
      </w:divBdr>
    </w:div>
    <w:div w:id="1223786193">
      <w:bodyDiv w:val="1"/>
      <w:marLeft w:val="0"/>
      <w:marRight w:val="0"/>
      <w:marTop w:val="0"/>
      <w:marBottom w:val="0"/>
      <w:divBdr>
        <w:top w:val="none" w:sz="0" w:space="0" w:color="auto"/>
        <w:left w:val="none" w:sz="0" w:space="0" w:color="auto"/>
        <w:bottom w:val="none" w:sz="0" w:space="0" w:color="auto"/>
        <w:right w:val="none" w:sz="0" w:space="0" w:color="auto"/>
      </w:divBdr>
      <w:divsChild>
        <w:div w:id="238950517">
          <w:marLeft w:val="446"/>
          <w:marRight w:val="0"/>
          <w:marTop w:val="0"/>
          <w:marBottom w:val="0"/>
          <w:divBdr>
            <w:top w:val="none" w:sz="0" w:space="0" w:color="auto"/>
            <w:left w:val="none" w:sz="0" w:space="0" w:color="auto"/>
            <w:bottom w:val="none" w:sz="0" w:space="0" w:color="auto"/>
            <w:right w:val="none" w:sz="0" w:space="0" w:color="auto"/>
          </w:divBdr>
        </w:div>
        <w:div w:id="1033966650">
          <w:marLeft w:val="446"/>
          <w:marRight w:val="0"/>
          <w:marTop w:val="0"/>
          <w:marBottom w:val="0"/>
          <w:divBdr>
            <w:top w:val="none" w:sz="0" w:space="0" w:color="auto"/>
            <w:left w:val="none" w:sz="0" w:space="0" w:color="auto"/>
            <w:bottom w:val="none" w:sz="0" w:space="0" w:color="auto"/>
            <w:right w:val="none" w:sz="0" w:space="0" w:color="auto"/>
          </w:divBdr>
        </w:div>
        <w:div w:id="1705790995">
          <w:marLeft w:val="446"/>
          <w:marRight w:val="0"/>
          <w:marTop w:val="0"/>
          <w:marBottom w:val="0"/>
          <w:divBdr>
            <w:top w:val="none" w:sz="0" w:space="0" w:color="auto"/>
            <w:left w:val="none" w:sz="0" w:space="0" w:color="auto"/>
            <w:bottom w:val="none" w:sz="0" w:space="0" w:color="auto"/>
            <w:right w:val="none" w:sz="0" w:space="0" w:color="auto"/>
          </w:divBdr>
        </w:div>
      </w:divsChild>
    </w:div>
    <w:div w:id="1235241185">
      <w:bodyDiv w:val="1"/>
      <w:marLeft w:val="0"/>
      <w:marRight w:val="0"/>
      <w:marTop w:val="0"/>
      <w:marBottom w:val="0"/>
      <w:divBdr>
        <w:top w:val="none" w:sz="0" w:space="0" w:color="auto"/>
        <w:left w:val="none" w:sz="0" w:space="0" w:color="auto"/>
        <w:bottom w:val="none" w:sz="0" w:space="0" w:color="auto"/>
        <w:right w:val="none" w:sz="0" w:space="0" w:color="auto"/>
      </w:divBdr>
      <w:divsChild>
        <w:div w:id="985089329">
          <w:marLeft w:val="547"/>
          <w:marRight w:val="0"/>
          <w:marTop w:val="154"/>
          <w:marBottom w:val="0"/>
          <w:divBdr>
            <w:top w:val="none" w:sz="0" w:space="0" w:color="auto"/>
            <w:left w:val="none" w:sz="0" w:space="0" w:color="auto"/>
            <w:bottom w:val="none" w:sz="0" w:space="0" w:color="auto"/>
            <w:right w:val="none" w:sz="0" w:space="0" w:color="auto"/>
          </w:divBdr>
        </w:div>
        <w:div w:id="1833788208">
          <w:marLeft w:val="547"/>
          <w:marRight w:val="0"/>
          <w:marTop w:val="154"/>
          <w:marBottom w:val="0"/>
          <w:divBdr>
            <w:top w:val="none" w:sz="0" w:space="0" w:color="auto"/>
            <w:left w:val="none" w:sz="0" w:space="0" w:color="auto"/>
            <w:bottom w:val="none" w:sz="0" w:space="0" w:color="auto"/>
            <w:right w:val="none" w:sz="0" w:space="0" w:color="auto"/>
          </w:divBdr>
        </w:div>
      </w:divsChild>
    </w:div>
    <w:div w:id="1256670140">
      <w:bodyDiv w:val="1"/>
      <w:marLeft w:val="0"/>
      <w:marRight w:val="0"/>
      <w:marTop w:val="0"/>
      <w:marBottom w:val="0"/>
      <w:divBdr>
        <w:top w:val="none" w:sz="0" w:space="0" w:color="auto"/>
        <w:left w:val="none" w:sz="0" w:space="0" w:color="auto"/>
        <w:bottom w:val="none" w:sz="0" w:space="0" w:color="auto"/>
        <w:right w:val="none" w:sz="0" w:space="0" w:color="auto"/>
      </w:divBdr>
      <w:divsChild>
        <w:div w:id="662929004">
          <w:marLeft w:val="547"/>
          <w:marRight w:val="0"/>
          <w:marTop w:val="130"/>
          <w:marBottom w:val="0"/>
          <w:divBdr>
            <w:top w:val="none" w:sz="0" w:space="0" w:color="auto"/>
            <w:left w:val="none" w:sz="0" w:space="0" w:color="auto"/>
            <w:bottom w:val="none" w:sz="0" w:space="0" w:color="auto"/>
            <w:right w:val="none" w:sz="0" w:space="0" w:color="auto"/>
          </w:divBdr>
        </w:div>
        <w:div w:id="859783565">
          <w:marLeft w:val="547"/>
          <w:marRight w:val="0"/>
          <w:marTop w:val="130"/>
          <w:marBottom w:val="0"/>
          <w:divBdr>
            <w:top w:val="none" w:sz="0" w:space="0" w:color="auto"/>
            <w:left w:val="none" w:sz="0" w:space="0" w:color="auto"/>
            <w:bottom w:val="none" w:sz="0" w:space="0" w:color="auto"/>
            <w:right w:val="none" w:sz="0" w:space="0" w:color="auto"/>
          </w:divBdr>
        </w:div>
        <w:div w:id="37822306">
          <w:marLeft w:val="547"/>
          <w:marRight w:val="0"/>
          <w:marTop w:val="130"/>
          <w:marBottom w:val="0"/>
          <w:divBdr>
            <w:top w:val="none" w:sz="0" w:space="0" w:color="auto"/>
            <w:left w:val="none" w:sz="0" w:space="0" w:color="auto"/>
            <w:bottom w:val="none" w:sz="0" w:space="0" w:color="auto"/>
            <w:right w:val="none" w:sz="0" w:space="0" w:color="auto"/>
          </w:divBdr>
        </w:div>
        <w:div w:id="2088383019">
          <w:marLeft w:val="547"/>
          <w:marRight w:val="0"/>
          <w:marTop w:val="130"/>
          <w:marBottom w:val="0"/>
          <w:divBdr>
            <w:top w:val="none" w:sz="0" w:space="0" w:color="auto"/>
            <w:left w:val="none" w:sz="0" w:space="0" w:color="auto"/>
            <w:bottom w:val="none" w:sz="0" w:space="0" w:color="auto"/>
            <w:right w:val="none" w:sz="0" w:space="0" w:color="auto"/>
          </w:divBdr>
        </w:div>
        <w:div w:id="973170740">
          <w:marLeft w:val="547"/>
          <w:marRight w:val="0"/>
          <w:marTop w:val="130"/>
          <w:marBottom w:val="0"/>
          <w:divBdr>
            <w:top w:val="none" w:sz="0" w:space="0" w:color="auto"/>
            <w:left w:val="none" w:sz="0" w:space="0" w:color="auto"/>
            <w:bottom w:val="none" w:sz="0" w:space="0" w:color="auto"/>
            <w:right w:val="none" w:sz="0" w:space="0" w:color="auto"/>
          </w:divBdr>
        </w:div>
      </w:divsChild>
    </w:div>
    <w:div w:id="1321544158">
      <w:bodyDiv w:val="1"/>
      <w:marLeft w:val="0"/>
      <w:marRight w:val="0"/>
      <w:marTop w:val="0"/>
      <w:marBottom w:val="0"/>
      <w:divBdr>
        <w:top w:val="none" w:sz="0" w:space="0" w:color="auto"/>
        <w:left w:val="none" w:sz="0" w:space="0" w:color="auto"/>
        <w:bottom w:val="none" w:sz="0" w:space="0" w:color="auto"/>
        <w:right w:val="none" w:sz="0" w:space="0" w:color="auto"/>
      </w:divBdr>
    </w:div>
    <w:div w:id="1334530292">
      <w:bodyDiv w:val="1"/>
      <w:marLeft w:val="0"/>
      <w:marRight w:val="0"/>
      <w:marTop w:val="0"/>
      <w:marBottom w:val="0"/>
      <w:divBdr>
        <w:top w:val="none" w:sz="0" w:space="0" w:color="auto"/>
        <w:left w:val="none" w:sz="0" w:space="0" w:color="auto"/>
        <w:bottom w:val="none" w:sz="0" w:space="0" w:color="auto"/>
        <w:right w:val="none" w:sz="0" w:space="0" w:color="auto"/>
      </w:divBdr>
    </w:div>
    <w:div w:id="1516261745">
      <w:bodyDiv w:val="1"/>
      <w:marLeft w:val="0"/>
      <w:marRight w:val="0"/>
      <w:marTop w:val="0"/>
      <w:marBottom w:val="0"/>
      <w:divBdr>
        <w:top w:val="none" w:sz="0" w:space="0" w:color="auto"/>
        <w:left w:val="none" w:sz="0" w:space="0" w:color="auto"/>
        <w:bottom w:val="none" w:sz="0" w:space="0" w:color="auto"/>
        <w:right w:val="none" w:sz="0" w:space="0" w:color="auto"/>
      </w:divBdr>
    </w:div>
    <w:div w:id="1647314816">
      <w:bodyDiv w:val="1"/>
      <w:marLeft w:val="0"/>
      <w:marRight w:val="0"/>
      <w:marTop w:val="0"/>
      <w:marBottom w:val="0"/>
      <w:divBdr>
        <w:top w:val="none" w:sz="0" w:space="0" w:color="auto"/>
        <w:left w:val="none" w:sz="0" w:space="0" w:color="auto"/>
        <w:bottom w:val="none" w:sz="0" w:space="0" w:color="auto"/>
        <w:right w:val="none" w:sz="0" w:space="0" w:color="auto"/>
      </w:divBdr>
      <w:divsChild>
        <w:div w:id="1261337237">
          <w:marLeft w:val="0"/>
          <w:marRight w:val="0"/>
          <w:marTop w:val="0"/>
          <w:marBottom w:val="0"/>
          <w:divBdr>
            <w:top w:val="none" w:sz="0" w:space="0" w:color="auto"/>
            <w:left w:val="none" w:sz="0" w:space="0" w:color="auto"/>
            <w:bottom w:val="none" w:sz="0" w:space="0" w:color="auto"/>
            <w:right w:val="none" w:sz="0" w:space="0" w:color="auto"/>
          </w:divBdr>
          <w:divsChild>
            <w:div w:id="1456094538">
              <w:marLeft w:val="0"/>
              <w:marRight w:val="0"/>
              <w:marTop w:val="0"/>
              <w:marBottom w:val="0"/>
              <w:divBdr>
                <w:top w:val="none" w:sz="0" w:space="0" w:color="auto"/>
                <w:left w:val="none" w:sz="0" w:space="0" w:color="auto"/>
                <w:bottom w:val="none" w:sz="0" w:space="0" w:color="auto"/>
                <w:right w:val="none" w:sz="0" w:space="0" w:color="auto"/>
              </w:divBdr>
              <w:divsChild>
                <w:div w:id="23593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434637">
      <w:bodyDiv w:val="1"/>
      <w:marLeft w:val="0"/>
      <w:marRight w:val="0"/>
      <w:marTop w:val="0"/>
      <w:marBottom w:val="0"/>
      <w:divBdr>
        <w:top w:val="none" w:sz="0" w:space="0" w:color="auto"/>
        <w:left w:val="none" w:sz="0" w:space="0" w:color="auto"/>
        <w:bottom w:val="none" w:sz="0" w:space="0" w:color="auto"/>
        <w:right w:val="none" w:sz="0" w:space="0" w:color="auto"/>
      </w:divBdr>
      <w:divsChild>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88950">
      <w:bodyDiv w:val="1"/>
      <w:marLeft w:val="0"/>
      <w:marRight w:val="0"/>
      <w:marTop w:val="0"/>
      <w:marBottom w:val="0"/>
      <w:divBdr>
        <w:top w:val="none" w:sz="0" w:space="0" w:color="auto"/>
        <w:left w:val="none" w:sz="0" w:space="0" w:color="auto"/>
        <w:bottom w:val="none" w:sz="0" w:space="0" w:color="auto"/>
        <w:right w:val="none" w:sz="0" w:space="0" w:color="auto"/>
      </w:divBdr>
    </w:div>
    <w:div w:id="1801146411">
      <w:bodyDiv w:val="1"/>
      <w:marLeft w:val="0"/>
      <w:marRight w:val="0"/>
      <w:marTop w:val="0"/>
      <w:marBottom w:val="0"/>
      <w:divBdr>
        <w:top w:val="none" w:sz="0" w:space="0" w:color="auto"/>
        <w:left w:val="none" w:sz="0" w:space="0" w:color="auto"/>
        <w:bottom w:val="none" w:sz="0" w:space="0" w:color="auto"/>
        <w:right w:val="none" w:sz="0" w:space="0" w:color="auto"/>
      </w:divBdr>
    </w:div>
    <w:div w:id="1832718195">
      <w:bodyDiv w:val="1"/>
      <w:marLeft w:val="0"/>
      <w:marRight w:val="0"/>
      <w:marTop w:val="0"/>
      <w:marBottom w:val="0"/>
      <w:divBdr>
        <w:top w:val="none" w:sz="0" w:space="0" w:color="auto"/>
        <w:left w:val="none" w:sz="0" w:space="0" w:color="auto"/>
        <w:bottom w:val="none" w:sz="0" w:space="0" w:color="auto"/>
        <w:right w:val="none" w:sz="0" w:space="0" w:color="auto"/>
      </w:divBdr>
      <w:divsChild>
        <w:div w:id="794759125">
          <w:marLeft w:val="0"/>
          <w:marRight w:val="0"/>
          <w:marTop w:val="0"/>
          <w:marBottom w:val="300"/>
          <w:divBdr>
            <w:top w:val="none" w:sz="0" w:space="0" w:color="auto"/>
            <w:left w:val="none" w:sz="0" w:space="0" w:color="auto"/>
            <w:bottom w:val="none" w:sz="0" w:space="0" w:color="auto"/>
            <w:right w:val="none" w:sz="0" w:space="0" w:color="auto"/>
          </w:divBdr>
          <w:divsChild>
            <w:div w:id="525600168">
              <w:marLeft w:val="0"/>
              <w:marRight w:val="0"/>
              <w:marTop w:val="0"/>
              <w:marBottom w:val="0"/>
              <w:divBdr>
                <w:top w:val="none" w:sz="0" w:space="0" w:color="auto"/>
                <w:left w:val="none" w:sz="0" w:space="0" w:color="auto"/>
                <w:bottom w:val="none" w:sz="0" w:space="0" w:color="auto"/>
                <w:right w:val="none" w:sz="0" w:space="0" w:color="auto"/>
              </w:divBdr>
              <w:divsChild>
                <w:div w:id="2068799335">
                  <w:marLeft w:val="0"/>
                  <w:marRight w:val="0"/>
                  <w:marTop w:val="0"/>
                  <w:marBottom w:val="315"/>
                  <w:divBdr>
                    <w:top w:val="none" w:sz="0" w:space="0" w:color="auto"/>
                    <w:left w:val="none" w:sz="0" w:space="0" w:color="auto"/>
                    <w:bottom w:val="none" w:sz="0" w:space="0" w:color="auto"/>
                    <w:right w:val="none" w:sz="0" w:space="0" w:color="auto"/>
                  </w:divBdr>
                </w:div>
              </w:divsChild>
            </w:div>
            <w:div w:id="1675917545">
              <w:marLeft w:val="0"/>
              <w:marRight w:val="0"/>
              <w:marTop w:val="0"/>
              <w:marBottom w:val="0"/>
              <w:divBdr>
                <w:top w:val="none" w:sz="0" w:space="0" w:color="auto"/>
                <w:left w:val="none" w:sz="0" w:space="0" w:color="auto"/>
                <w:bottom w:val="none" w:sz="0" w:space="0" w:color="auto"/>
                <w:right w:val="none" w:sz="0" w:space="0" w:color="auto"/>
              </w:divBdr>
              <w:divsChild>
                <w:div w:id="72164684">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 w:id="1913345196">
      <w:bodyDiv w:val="1"/>
      <w:marLeft w:val="0"/>
      <w:marRight w:val="0"/>
      <w:marTop w:val="0"/>
      <w:marBottom w:val="0"/>
      <w:divBdr>
        <w:top w:val="none" w:sz="0" w:space="0" w:color="auto"/>
        <w:left w:val="none" w:sz="0" w:space="0" w:color="auto"/>
        <w:bottom w:val="none" w:sz="0" w:space="0" w:color="auto"/>
        <w:right w:val="none" w:sz="0" w:space="0" w:color="auto"/>
      </w:divBdr>
    </w:div>
    <w:div w:id="1963345437">
      <w:bodyDiv w:val="1"/>
      <w:marLeft w:val="0"/>
      <w:marRight w:val="0"/>
      <w:marTop w:val="0"/>
      <w:marBottom w:val="0"/>
      <w:divBdr>
        <w:top w:val="none" w:sz="0" w:space="0" w:color="auto"/>
        <w:left w:val="none" w:sz="0" w:space="0" w:color="auto"/>
        <w:bottom w:val="none" w:sz="0" w:space="0" w:color="auto"/>
        <w:right w:val="none" w:sz="0" w:space="0" w:color="auto"/>
      </w:divBdr>
      <w:divsChild>
        <w:div w:id="1452626535">
          <w:marLeft w:val="547"/>
          <w:marRight w:val="0"/>
          <w:marTop w:val="106"/>
          <w:marBottom w:val="0"/>
          <w:divBdr>
            <w:top w:val="none" w:sz="0" w:space="0" w:color="auto"/>
            <w:left w:val="none" w:sz="0" w:space="0" w:color="auto"/>
            <w:bottom w:val="none" w:sz="0" w:space="0" w:color="auto"/>
            <w:right w:val="none" w:sz="0" w:space="0" w:color="auto"/>
          </w:divBdr>
        </w:div>
        <w:div w:id="117258596">
          <w:marLeft w:val="547"/>
          <w:marRight w:val="0"/>
          <w:marTop w:val="106"/>
          <w:marBottom w:val="0"/>
          <w:divBdr>
            <w:top w:val="none" w:sz="0" w:space="0" w:color="auto"/>
            <w:left w:val="none" w:sz="0" w:space="0" w:color="auto"/>
            <w:bottom w:val="none" w:sz="0" w:space="0" w:color="auto"/>
            <w:right w:val="none" w:sz="0" w:space="0" w:color="auto"/>
          </w:divBdr>
        </w:div>
        <w:div w:id="465658385">
          <w:marLeft w:val="547"/>
          <w:marRight w:val="0"/>
          <w:marTop w:val="106"/>
          <w:marBottom w:val="0"/>
          <w:divBdr>
            <w:top w:val="none" w:sz="0" w:space="0" w:color="auto"/>
            <w:left w:val="none" w:sz="0" w:space="0" w:color="auto"/>
            <w:bottom w:val="none" w:sz="0" w:space="0" w:color="auto"/>
            <w:right w:val="none" w:sz="0" w:space="0" w:color="auto"/>
          </w:divBdr>
        </w:div>
        <w:div w:id="1017927413">
          <w:marLeft w:val="547"/>
          <w:marRight w:val="0"/>
          <w:marTop w:val="106"/>
          <w:marBottom w:val="0"/>
          <w:divBdr>
            <w:top w:val="none" w:sz="0" w:space="0" w:color="auto"/>
            <w:left w:val="none" w:sz="0" w:space="0" w:color="auto"/>
            <w:bottom w:val="none" w:sz="0" w:space="0" w:color="auto"/>
            <w:right w:val="none" w:sz="0" w:space="0" w:color="auto"/>
          </w:divBdr>
        </w:div>
        <w:div w:id="996303547">
          <w:marLeft w:val="547"/>
          <w:marRight w:val="0"/>
          <w:marTop w:val="106"/>
          <w:marBottom w:val="0"/>
          <w:divBdr>
            <w:top w:val="none" w:sz="0" w:space="0" w:color="auto"/>
            <w:left w:val="none" w:sz="0" w:space="0" w:color="auto"/>
            <w:bottom w:val="none" w:sz="0" w:space="0" w:color="auto"/>
            <w:right w:val="none" w:sz="0" w:space="0" w:color="auto"/>
          </w:divBdr>
        </w:div>
        <w:div w:id="371619091">
          <w:marLeft w:val="547"/>
          <w:marRight w:val="0"/>
          <w:marTop w:val="106"/>
          <w:marBottom w:val="0"/>
          <w:divBdr>
            <w:top w:val="none" w:sz="0" w:space="0" w:color="auto"/>
            <w:left w:val="none" w:sz="0" w:space="0" w:color="auto"/>
            <w:bottom w:val="none" w:sz="0" w:space="0" w:color="auto"/>
            <w:right w:val="none" w:sz="0" w:space="0" w:color="auto"/>
          </w:divBdr>
        </w:div>
        <w:div w:id="1333027988">
          <w:marLeft w:val="547"/>
          <w:marRight w:val="0"/>
          <w:marTop w:val="106"/>
          <w:marBottom w:val="0"/>
          <w:divBdr>
            <w:top w:val="none" w:sz="0" w:space="0" w:color="auto"/>
            <w:left w:val="none" w:sz="0" w:space="0" w:color="auto"/>
            <w:bottom w:val="none" w:sz="0" w:space="0" w:color="auto"/>
            <w:right w:val="none" w:sz="0" w:space="0" w:color="auto"/>
          </w:divBdr>
        </w:div>
        <w:div w:id="917054839">
          <w:marLeft w:val="547"/>
          <w:marRight w:val="0"/>
          <w:marTop w:val="106"/>
          <w:marBottom w:val="0"/>
          <w:divBdr>
            <w:top w:val="none" w:sz="0" w:space="0" w:color="auto"/>
            <w:left w:val="none" w:sz="0" w:space="0" w:color="auto"/>
            <w:bottom w:val="none" w:sz="0" w:space="0" w:color="auto"/>
            <w:right w:val="none" w:sz="0" w:space="0" w:color="auto"/>
          </w:divBdr>
        </w:div>
        <w:div w:id="97679772">
          <w:marLeft w:val="547"/>
          <w:marRight w:val="0"/>
          <w:marTop w:val="106"/>
          <w:marBottom w:val="0"/>
          <w:divBdr>
            <w:top w:val="none" w:sz="0" w:space="0" w:color="auto"/>
            <w:left w:val="none" w:sz="0" w:space="0" w:color="auto"/>
            <w:bottom w:val="none" w:sz="0" w:space="0" w:color="auto"/>
            <w:right w:val="none" w:sz="0" w:space="0" w:color="auto"/>
          </w:divBdr>
        </w:div>
        <w:div w:id="287057295">
          <w:marLeft w:val="547"/>
          <w:marRight w:val="0"/>
          <w:marTop w:val="10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5.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se.mathworks.com/help/matlab/ref/linespec.html"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BF086-315E-4C95-9556-9F8FF5488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2808</Words>
  <Characters>16006</Characters>
  <Application>Microsoft Office Word</Application>
  <DocSecurity>0</DocSecurity>
  <Lines>133</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Surova</dc:creator>
  <cp:keywords/>
  <dc:description/>
  <cp:lastModifiedBy>Olga Surova</cp:lastModifiedBy>
  <cp:revision>3</cp:revision>
  <cp:lastPrinted>2019-09-27T07:56:00Z</cp:lastPrinted>
  <dcterms:created xsi:type="dcterms:W3CDTF">2019-10-03T10:39:00Z</dcterms:created>
  <dcterms:modified xsi:type="dcterms:W3CDTF">2019-10-03T10:39:00Z</dcterms:modified>
</cp:coreProperties>
</file>